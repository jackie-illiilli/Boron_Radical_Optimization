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4A6486" w14:textId="18C7FF9C" w:rsidR="00AC7351" w:rsidRPr="00AF7FAE" w:rsidRDefault="00AF7FAE" w:rsidP="00D1093D">
      <w:pPr>
        <w:spacing w:line="360" w:lineRule="auto"/>
        <w:jc w:val="center"/>
        <w:rPr>
          <w:rFonts w:eastAsiaTheme="majorEastAsia" w:cs="Times New Roman"/>
          <w:b/>
          <w:bCs/>
          <w:color w:val="000000" w:themeColor="text1"/>
          <w:spacing w:val="-10"/>
          <w:kern w:val="28"/>
          <w:sz w:val="32"/>
          <w:szCs w:val="32"/>
        </w:rPr>
      </w:pPr>
      <w:r w:rsidRPr="00AF7FAE">
        <w:rPr>
          <w:rFonts w:eastAsiaTheme="majorEastAsia" w:cs="Times New Roman"/>
          <w:b/>
          <w:bCs/>
          <w:color w:val="000000" w:themeColor="text1"/>
          <w:spacing w:val="-10"/>
          <w:kern w:val="28"/>
          <w:sz w:val="32"/>
          <w:szCs w:val="32"/>
          <w:lang w:val="en-GB"/>
        </w:rPr>
        <w:t>Programmable multistep</w:t>
      </w:r>
      <w:r w:rsidR="00367DBC">
        <w:rPr>
          <w:rFonts w:eastAsiaTheme="majorEastAsia" w:cs="Times New Roman"/>
          <w:b/>
          <w:bCs/>
          <w:color w:val="000000" w:themeColor="text1"/>
          <w:spacing w:val="-10"/>
          <w:kern w:val="28"/>
          <w:sz w:val="32"/>
          <w:szCs w:val="32"/>
          <w:lang w:val="en-GB"/>
        </w:rPr>
        <w:t xml:space="preserve"> </w:t>
      </w:r>
      <w:r w:rsidR="00367DBC" w:rsidRPr="003E4548">
        <w:rPr>
          <w:rFonts w:eastAsiaTheme="majorEastAsia" w:cs="Times New Roman" w:hint="eastAsia"/>
          <w:b/>
          <w:bCs/>
          <w:color w:val="000000" w:themeColor="text1"/>
          <w:spacing w:val="-10"/>
          <w:kern w:val="28"/>
          <w:sz w:val="32"/>
          <w:szCs w:val="32"/>
          <w:highlight w:val="yellow"/>
          <w:lang w:val="en-GB"/>
        </w:rPr>
        <w:t>radical</w:t>
      </w:r>
      <w:r w:rsidRPr="00AF7FAE">
        <w:rPr>
          <w:rFonts w:eastAsiaTheme="majorEastAsia" w:cs="Times New Roman"/>
          <w:b/>
          <w:bCs/>
          <w:color w:val="000000" w:themeColor="text1"/>
          <w:spacing w:val="-10"/>
          <w:kern w:val="28"/>
          <w:sz w:val="32"/>
          <w:szCs w:val="32"/>
          <w:lang w:val="en-GB"/>
        </w:rPr>
        <w:t xml:space="preserve"> </w:t>
      </w:r>
      <w:commentRangeStart w:id="0"/>
      <w:commentRangeStart w:id="1"/>
      <w:r w:rsidRPr="00AF7FAE">
        <w:rPr>
          <w:rFonts w:eastAsiaTheme="majorEastAsia" w:cs="Times New Roman"/>
          <w:b/>
          <w:bCs/>
          <w:color w:val="000000" w:themeColor="text1"/>
          <w:spacing w:val="-10"/>
          <w:kern w:val="28"/>
          <w:sz w:val="32"/>
          <w:szCs w:val="32"/>
          <w:lang w:val="en-GB"/>
        </w:rPr>
        <w:t>dechlorinative</w:t>
      </w:r>
      <w:commentRangeEnd w:id="0"/>
      <w:r w:rsidR="00E641C7" w:rsidRPr="00AF7FAE">
        <w:rPr>
          <w:rStyle w:val="af9"/>
          <w:rFonts w:eastAsiaTheme="majorEastAsia" w:cs="Times New Roman"/>
          <w:b/>
          <w:bCs/>
          <w:color w:val="000000" w:themeColor="text1"/>
          <w:spacing w:val="-10"/>
          <w:kern w:val="28"/>
          <w:sz w:val="32"/>
          <w:szCs w:val="32"/>
          <w:lang w:val="en-GB"/>
        </w:rPr>
        <w:commentReference w:id="0"/>
      </w:r>
      <w:commentRangeEnd w:id="1"/>
      <w:r w:rsidR="00367DBC">
        <w:rPr>
          <w:rStyle w:val="af9"/>
        </w:rPr>
        <w:commentReference w:id="1"/>
      </w:r>
      <w:r w:rsidRPr="00AF7FAE">
        <w:rPr>
          <w:rFonts w:eastAsiaTheme="majorEastAsia" w:cs="Times New Roman"/>
          <w:b/>
          <w:bCs/>
          <w:color w:val="000000" w:themeColor="text1"/>
          <w:spacing w:val="-10"/>
          <w:kern w:val="28"/>
          <w:sz w:val="32"/>
          <w:szCs w:val="32"/>
          <w:lang w:val="en-GB"/>
        </w:rPr>
        <w:t xml:space="preserve"> functionalization of </w:t>
      </w:r>
      <w:proofErr w:type="spellStart"/>
      <w:r w:rsidRPr="00AF7FAE">
        <w:rPr>
          <w:rFonts w:eastAsiaTheme="majorEastAsia" w:cs="Times New Roman"/>
          <w:b/>
          <w:bCs/>
          <w:color w:val="000000" w:themeColor="text1"/>
          <w:spacing w:val="-10"/>
          <w:kern w:val="28"/>
          <w:sz w:val="32"/>
          <w:szCs w:val="32"/>
          <w:lang w:val="en-GB"/>
        </w:rPr>
        <w:t>polychloroarenes</w:t>
      </w:r>
      <w:proofErr w:type="spellEnd"/>
      <w:r w:rsidRPr="00AF7FAE">
        <w:rPr>
          <w:rFonts w:eastAsiaTheme="majorEastAsia" w:cs="Times New Roman"/>
          <w:b/>
          <w:bCs/>
          <w:color w:val="000000" w:themeColor="text1"/>
          <w:spacing w:val="-10"/>
          <w:kern w:val="28"/>
          <w:sz w:val="32"/>
          <w:szCs w:val="32"/>
          <w:lang w:val="en-GB"/>
        </w:rPr>
        <w:t xml:space="preserve"> through hierarchical active learning</w:t>
      </w:r>
    </w:p>
    <w:p w14:paraId="558EAF6C" w14:textId="0264B568" w:rsidR="00103316" w:rsidRPr="00217C3F" w:rsidRDefault="00103316" w:rsidP="00103316">
      <w:pPr>
        <w:spacing w:before="160" w:after="60" w:line="360" w:lineRule="auto"/>
        <w:jc w:val="center"/>
        <w:rPr>
          <w:rFonts w:cs="Times New Roman"/>
          <w:b/>
          <w:bCs/>
          <w:lang w:val="en-GB"/>
        </w:rPr>
      </w:pPr>
      <w:r w:rsidRPr="00217C3F">
        <w:rPr>
          <w:rFonts w:cs="Times New Roman"/>
          <w:b/>
          <w:bCs/>
          <w:lang w:val="en-GB"/>
        </w:rPr>
        <w:t>xxx, xxx, xxx</w:t>
      </w:r>
      <w:r w:rsidRPr="00217C3F">
        <w:rPr>
          <w:rFonts w:cs="Times New Roman"/>
          <w:b/>
          <w:bCs/>
          <w:vertAlign w:val="superscript"/>
          <w:lang w:val="en-GB"/>
        </w:rPr>
        <w:t>*</w:t>
      </w:r>
    </w:p>
    <w:p w14:paraId="5DECA331" w14:textId="6C901425" w:rsidR="00103316" w:rsidRPr="00217C3F" w:rsidRDefault="00103316" w:rsidP="00103316">
      <w:pPr>
        <w:spacing w:after="0" w:line="360" w:lineRule="auto"/>
        <w:jc w:val="both"/>
        <w:rPr>
          <w:rFonts w:cs="Times New Roman"/>
          <w:sz w:val="21"/>
          <w:szCs w:val="21"/>
        </w:rPr>
      </w:pPr>
      <w:r w:rsidRPr="00217C3F">
        <w:rPr>
          <w:rFonts w:cs="Times New Roman"/>
          <w:sz w:val="21"/>
          <w:szCs w:val="21"/>
          <w:lang w:val="en-GB"/>
        </w:rPr>
        <w:t xml:space="preserve">State Key Laboratory of Precision and Intelligent Chemistry, Anhui Provincial Key Laboratory of Biomass Chemistry, Department of Chemistry, University of Science and Technology of China, Hefei, Anhui 230026, China.  </w:t>
      </w:r>
    </w:p>
    <w:p w14:paraId="5A3D6A49" w14:textId="6E61C694" w:rsidR="00103316" w:rsidRPr="00217C3F" w:rsidRDefault="00103316" w:rsidP="00103316">
      <w:pPr>
        <w:spacing w:after="0" w:line="360" w:lineRule="auto"/>
        <w:jc w:val="both"/>
        <w:rPr>
          <w:rFonts w:cs="Times New Roman"/>
          <w:sz w:val="21"/>
          <w:szCs w:val="21"/>
        </w:rPr>
      </w:pPr>
      <w:r w:rsidRPr="00217C3F">
        <w:rPr>
          <w:rFonts w:cs="Times New Roman"/>
          <w:sz w:val="21"/>
          <w:szCs w:val="21"/>
          <w:lang w:val="en-GB"/>
        </w:rPr>
        <w:t xml:space="preserve">xxx </w:t>
      </w:r>
    </w:p>
    <w:p w14:paraId="46B5E33C" w14:textId="380C0531" w:rsidR="00103316" w:rsidRPr="003D133D" w:rsidRDefault="00103316" w:rsidP="00103316">
      <w:pPr>
        <w:spacing w:after="0" w:line="360" w:lineRule="auto"/>
        <w:jc w:val="both"/>
        <w:rPr>
          <w:rFonts w:cs="Times New Roman"/>
          <w:sz w:val="21"/>
          <w:szCs w:val="21"/>
        </w:rPr>
      </w:pPr>
      <w:r w:rsidRPr="00217C3F">
        <w:rPr>
          <w:rFonts w:cs="Times New Roman"/>
          <w:sz w:val="21"/>
          <w:szCs w:val="21"/>
          <w:vertAlign w:val="superscript"/>
          <w:lang w:val="en-GB"/>
        </w:rPr>
        <w:t>*</w:t>
      </w:r>
      <w:r w:rsidRPr="00217C3F">
        <w:rPr>
          <w:rFonts w:cs="Times New Roman"/>
          <w:sz w:val="21"/>
          <w:szCs w:val="21"/>
          <w:lang w:val="en-GB"/>
        </w:rPr>
        <w:t xml:space="preserve">e-mail: </w:t>
      </w:r>
    </w:p>
    <w:p w14:paraId="3C3CE41D" w14:textId="77777777" w:rsidR="00AD00F2" w:rsidRPr="00A64601" w:rsidRDefault="00AD00F2" w:rsidP="00786D61">
      <w:pPr>
        <w:spacing w:line="360" w:lineRule="auto"/>
        <w:jc w:val="both"/>
        <w:rPr>
          <w:b/>
          <w:bCs/>
        </w:rPr>
      </w:pPr>
    </w:p>
    <w:p w14:paraId="2EAD1228" w14:textId="6B078DD3" w:rsidR="00F367AF" w:rsidRPr="00217C3F" w:rsidRDefault="00AD00F2" w:rsidP="006821DF">
      <w:pPr>
        <w:spacing w:line="360" w:lineRule="auto"/>
        <w:jc w:val="both"/>
        <w:rPr>
          <w:rFonts w:eastAsiaTheme="majorEastAsia" w:cs="Times New Roman"/>
          <w:spacing w:val="-10"/>
          <w:kern w:val="28"/>
          <w:sz w:val="32"/>
          <w:szCs w:val="32"/>
          <w:lang w:val="en-GB"/>
        </w:rPr>
      </w:pPr>
      <w:r w:rsidRPr="00217C3F">
        <w:rPr>
          <w:b/>
          <w:bCs/>
          <w:lang w:val="en-GB"/>
        </w:rPr>
        <w:t>Abstract:</w:t>
      </w:r>
      <w:r w:rsidR="00F367AF" w:rsidRPr="00217C3F">
        <w:rPr>
          <w:b/>
          <w:bCs/>
          <w:lang w:val="en-GB"/>
        </w:rPr>
        <w:t xml:space="preserve"> </w:t>
      </w:r>
      <w:bookmarkStart w:id="2" w:name="OLE_LINK5"/>
      <w:bookmarkStart w:id="3" w:name="OLE_LINK20"/>
      <w:r w:rsidR="002619E7" w:rsidRPr="002619E7">
        <w:rPr>
          <w:bCs/>
          <w:lang w:val="en-GB"/>
        </w:rPr>
        <w:t>P</w:t>
      </w:r>
      <w:r w:rsidR="002619E7" w:rsidRPr="002619E7">
        <w:rPr>
          <w:lang w:val="en-GB"/>
        </w:rPr>
        <w:t xml:space="preserve">recise and programmable editing of complex molecules remains a central ambition of chemical synthesis, yet achieving site selectivity among multiple nearly indistinguishable reactive centres is still a formidable challenge. </w:t>
      </w:r>
      <w:bookmarkStart w:id="4" w:name="OLE_LINK7"/>
      <w:proofErr w:type="spellStart"/>
      <w:r w:rsidR="002619E7" w:rsidRPr="002619E7">
        <w:rPr>
          <w:lang w:val="en-GB"/>
        </w:rPr>
        <w:t>Polychloroarenes</w:t>
      </w:r>
      <w:proofErr w:type="spellEnd"/>
      <w:r w:rsidR="002619E7" w:rsidRPr="002619E7">
        <w:rPr>
          <w:lang w:val="en-GB"/>
        </w:rPr>
        <w:t xml:space="preserve"> exemplify this problem because their sequential functionalization is governed by a </w:t>
      </w:r>
      <w:r w:rsidR="008E52BD" w:rsidRPr="008E52BD">
        <w:rPr>
          <w:highlight w:val="yellow"/>
        </w:rPr>
        <w:t>evolving reactivity profile</w:t>
      </w:r>
      <w:r w:rsidR="008E52BD">
        <w:t xml:space="preserve"> </w:t>
      </w:r>
      <w:commentRangeStart w:id="5"/>
      <w:commentRangeStart w:id="6"/>
      <w:r w:rsidR="002619E7" w:rsidRPr="002619E7">
        <w:rPr>
          <w:lang w:val="en-GB"/>
        </w:rPr>
        <w:t>moving reactivity landscape</w:t>
      </w:r>
      <w:commentRangeEnd w:id="5"/>
      <w:r w:rsidR="00F262FB" w:rsidRPr="002619E7">
        <w:rPr>
          <w:rStyle w:val="af9"/>
          <w:sz w:val="24"/>
          <w:szCs w:val="24"/>
          <w:lang w:val="en-GB"/>
        </w:rPr>
        <w:commentReference w:id="5"/>
      </w:r>
      <w:commentRangeEnd w:id="6"/>
      <w:r w:rsidR="008E52BD">
        <w:rPr>
          <w:rStyle w:val="af9"/>
        </w:rPr>
        <w:commentReference w:id="6"/>
      </w:r>
      <w:r w:rsidR="002619E7" w:rsidRPr="002619E7">
        <w:rPr>
          <w:lang w:val="en-GB"/>
        </w:rPr>
        <w:t xml:space="preserve">, in which each </w:t>
      </w:r>
      <w:proofErr w:type="spellStart"/>
      <w:r w:rsidR="002619E7" w:rsidRPr="002619E7">
        <w:rPr>
          <w:lang w:val="en-GB"/>
        </w:rPr>
        <w:t>dechlorination</w:t>
      </w:r>
      <w:proofErr w:type="spellEnd"/>
      <w:r w:rsidR="002619E7" w:rsidRPr="002619E7">
        <w:rPr>
          <w:lang w:val="en-GB"/>
        </w:rPr>
        <w:t xml:space="preserve"> event reshapes the activation requirements of the remaining C–Cl bonds and frustrates conventional condition screening. </w:t>
      </w:r>
      <w:bookmarkStart w:id="7" w:name="OLE_LINK6"/>
      <w:bookmarkEnd w:id="2"/>
      <w:r w:rsidR="002619E7" w:rsidRPr="002619E7">
        <w:rPr>
          <w:lang w:val="en-GB"/>
        </w:rPr>
        <w:t xml:space="preserve">Here we report a reactivity-guided hierarchical active learning strategy that transforms intrinsic chemical hierarchy into an </w:t>
      </w:r>
      <w:r w:rsidR="002619E7" w:rsidRPr="003D133D">
        <w:rPr>
          <w:highlight w:val="yellow"/>
          <w:lang w:val="en-GB"/>
        </w:rPr>
        <w:t>organizing principle</w:t>
      </w:r>
      <w:r w:rsidR="002619E7" w:rsidRPr="002619E7">
        <w:rPr>
          <w:lang w:val="en-GB"/>
        </w:rPr>
        <w:t xml:space="preserve"> for data-driven discovery. </w:t>
      </w:r>
      <w:bookmarkEnd w:id="4"/>
      <w:bookmarkEnd w:id="7"/>
      <w:r w:rsidR="002619E7" w:rsidRPr="002619E7">
        <w:rPr>
          <w:lang w:val="en-GB"/>
        </w:rPr>
        <w:t xml:space="preserve">Rather than treating multistep functionalization as a set of disconnected optimization tasks, we structured the search as a staged progression through </w:t>
      </w:r>
      <w:r w:rsidR="002619E7" w:rsidRPr="003D133D">
        <w:rPr>
          <w:highlight w:val="yellow"/>
          <w:lang w:val="en-GB"/>
        </w:rPr>
        <w:t>nested reactivity windows</w:t>
      </w:r>
      <w:r w:rsidR="002619E7" w:rsidRPr="002619E7">
        <w:rPr>
          <w:lang w:val="en-GB"/>
        </w:rPr>
        <w:t xml:space="preserve">, in which each round identifies productive conditions for the current activation event while excluding overly strong regimes that would obscure subsequent, milder transformations. Using this strategy, we navigated a condition space of 205,632 combinations with only 270 experiments across three stages and uncovered orthogonal condition sets for </w:t>
      </w:r>
      <w:r w:rsidR="002619E7" w:rsidRPr="002D4ED8">
        <w:rPr>
          <w:i/>
          <w:lang w:val="en-GB"/>
        </w:rPr>
        <w:t>meta</w:t>
      </w:r>
      <w:r w:rsidR="002619E7" w:rsidRPr="002619E7">
        <w:rPr>
          <w:lang w:val="en-GB"/>
        </w:rPr>
        <w:t xml:space="preserve">-, </w:t>
      </w:r>
      <w:proofErr w:type="spellStart"/>
      <w:r w:rsidR="002619E7" w:rsidRPr="002D4ED8">
        <w:rPr>
          <w:i/>
          <w:lang w:val="en-GB"/>
        </w:rPr>
        <w:t>ortho</w:t>
      </w:r>
      <w:proofErr w:type="spellEnd"/>
      <w:r w:rsidR="002619E7" w:rsidRPr="002619E7">
        <w:rPr>
          <w:lang w:val="en-GB"/>
        </w:rPr>
        <w:t xml:space="preserve">-, and </w:t>
      </w:r>
      <w:r w:rsidR="002619E7" w:rsidRPr="002D4ED8">
        <w:rPr>
          <w:i/>
          <w:lang w:val="en-GB"/>
        </w:rPr>
        <w:t>para</w:t>
      </w:r>
      <w:r w:rsidR="002619E7" w:rsidRPr="002619E7">
        <w:rPr>
          <w:lang w:val="en-GB"/>
        </w:rPr>
        <w:t xml:space="preserve">-selective C–Cl activation. The resulting workflow enabled programmable multistep dechlorinative functionalization of </w:t>
      </w:r>
      <w:proofErr w:type="spellStart"/>
      <w:r w:rsidR="002619E7" w:rsidRPr="002619E7">
        <w:rPr>
          <w:lang w:val="en-GB"/>
        </w:rPr>
        <w:t>polychloroarenes</w:t>
      </w:r>
      <w:proofErr w:type="spellEnd"/>
      <w:r w:rsidR="002619E7" w:rsidRPr="002619E7">
        <w:rPr>
          <w:lang w:val="en-GB"/>
        </w:rPr>
        <w:t xml:space="preserve"> with broad alkene scope, strong functional-group tolerance, and downstream access to densely substituted arenes and macrocyclic scaffolds. </w:t>
      </w:r>
      <w:r w:rsidR="002619E7" w:rsidRPr="003E4548">
        <w:rPr>
          <w:strike/>
          <w:lang w:val="en-GB"/>
        </w:rPr>
        <w:t xml:space="preserve">More broadly, this work establishes a general paradigm in which </w:t>
      </w:r>
      <w:bookmarkStart w:id="8" w:name="OLE_LINK21"/>
      <w:commentRangeStart w:id="9"/>
      <w:commentRangeStart w:id="10"/>
      <w:r w:rsidR="002619E7" w:rsidRPr="003E4548">
        <w:rPr>
          <w:strike/>
          <w:highlight w:val="yellow"/>
          <w:lang w:val="en-GB"/>
        </w:rPr>
        <w:t>latent chemical order is converted into predictive search order</w:t>
      </w:r>
      <w:bookmarkEnd w:id="8"/>
      <w:r w:rsidR="002619E7" w:rsidRPr="003E4548">
        <w:rPr>
          <w:strike/>
          <w:lang w:val="en-GB"/>
        </w:rPr>
        <w:t xml:space="preserve">, providing a </w:t>
      </w:r>
      <w:r w:rsidR="002619E7" w:rsidRPr="003E4548">
        <w:rPr>
          <w:strike/>
          <w:highlight w:val="yellow"/>
          <w:lang w:val="en-GB"/>
        </w:rPr>
        <w:t>bottom-up blueprint</w:t>
      </w:r>
      <w:r w:rsidR="002619E7" w:rsidRPr="003E4548">
        <w:rPr>
          <w:strike/>
          <w:lang w:val="en-GB"/>
        </w:rPr>
        <w:t xml:space="preserve"> </w:t>
      </w:r>
      <w:commentRangeEnd w:id="9"/>
      <w:r w:rsidR="006D286B" w:rsidRPr="003E4548">
        <w:rPr>
          <w:rStyle w:val="af9"/>
          <w:strike/>
          <w:sz w:val="24"/>
          <w:szCs w:val="24"/>
          <w:lang w:val="en-GB"/>
        </w:rPr>
        <w:commentReference w:id="9"/>
      </w:r>
      <w:commentRangeEnd w:id="10"/>
      <w:r w:rsidR="003E4548" w:rsidRPr="003E4548">
        <w:rPr>
          <w:rStyle w:val="af9"/>
          <w:strike/>
        </w:rPr>
        <w:commentReference w:id="10"/>
      </w:r>
      <w:r w:rsidR="002619E7" w:rsidRPr="003E4548">
        <w:rPr>
          <w:strike/>
          <w:lang w:val="en-GB"/>
        </w:rPr>
        <w:t>for solving stage-dependent selectivity problems in complex chemical space.</w:t>
      </w:r>
      <w:bookmarkEnd w:id="3"/>
      <w:r w:rsidR="003E4548">
        <w:rPr>
          <w:lang w:val="en-GB"/>
        </w:rPr>
        <w:t xml:space="preserve"> </w:t>
      </w:r>
      <w:r w:rsidR="00C564F3" w:rsidRPr="00C564F3">
        <w:rPr>
          <w:highlight w:val="yellow"/>
        </w:rPr>
        <w:t>More broadly, this work provides a blueprint for active</w:t>
      </w:r>
      <w:r w:rsidR="005E2876">
        <w:rPr>
          <w:highlight w:val="yellow"/>
        </w:rPr>
        <w:t xml:space="preserve"> </w:t>
      </w:r>
      <w:r w:rsidR="00C564F3" w:rsidRPr="00C564F3">
        <w:rPr>
          <w:highlight w:val="yellow"/>
        </w:rPr>
        <w:t>learning-guided control of sequential site selectivity in complex chemical space.</w:t>
      </w:r>
    </w:p>
    <w:p w14:paraId="0A033B71" w14:textId="136A24B9" w:rsidR="00980916" w:rsidRDefault="00980916" w:rsidP="006821DF">
      <w:pPr>
        <w:spacing w:line="360" w:lineRule="auto"/>
        <w:rPr>
          <w:rFonts w:eastAsia="宋体" w:cs="Times New Roman"/>
          <w:color w:val="000000" w:themeColor="text1"/>
        </w:rPr>
      </w:pPr>
    </w:p>
    <w:p w14:paraId="61A82A5C" w14:textId="18E380CF" w:rsidR="001F222F" w:rsidRPr="00C91678" w:rsidRDefault="000711A5" w:rsidP="00C91678">
      <w:pPr>
        <w:pStyle w:val="1"/>
        <w:rPr>
          <w:sz w:val="28"/>
          <w:szCs w:val="28"/>
          <w:lang w:val="en-GB"/>
        </w:rPr>
      </w:pPr>
      <w:r w:rsidRPr="00217C3F">
        <w:rPr>
          <w:sz w:val="28"/>
          <w:szCs w:val="28"/>
          <w:lang w:val="en-GB"/>
        </w:rPr>
        <w:t>Introduction</w:t>
      </w:r>
    </w:p>
    <w:p w14:paraId="3B774222" w14:textId="71E197B7" w:rsidR="00C91678" w:rsidRPr="003D133D" w:rsidRDefault="00842B3C" w:rsidP="00BC4C10">
      <w:pPr>
        <w:spacing w:line="360" w:lineRule="auto"/>
        <w:ind w:firstLine="284"/>
        <w:jc w:val="both"/>
        <w:rPr>
          <w:rFonts w:eastAsia="宋体" w:cs="Times New Roman"/>
          <w:color w:val="000000" w:themeColor="text1"/>
        </w:rPr>
      </w:pPr>
      <w:r w:rsidRPr="00842B3C">
        <w:rPr>
          <w:rFonts w:eastAsia="宋体" w:cs="Times New Roman"/>
          <w:color w:val="000000" w:themeColor="text1"/>
          <w:highlight w:val="yellow"/>
          <w:lang w:val="en-GB"/>
        </w:rPr>
        <w:t>Selectivity control lies at the heart of modern synthesis, as it determines whether readily available molecules can be transformed directly into complex, densely functionalized architectures.</w:t>
      </w:r>
      <w:r w:rsidR="00A86CB3" w:rsidRPr="00A86CB3">
        <w:rPr>
          <w:rFonts w:eastAsia="宋体" w:cs="Times New Roman"/>
          <w:color w:val="000000" w:themeColor="text1"/>
          <w:highlight w:val="yellow"/>
          <w:lang w:val="en-GB"/>
        </w:rPr>
        <w:t xml:space="preserve"> Achieving this ideal requires strategies that can distinguish closely related reactive sites and coordinate multiple transformations in a programmed sequence, a level of control that remains</w:t>
      </w:r>
      <w:r w:rsidR="00A86CB3">
        <w:rPr>
          <w:rFonts w:eastAsia="宋体" w:cs="Times New Roman"/>
          <w:color w:val="000000" w:themeColor="text1"/>
          <w:highlight w:val="yellow"/>
          <w:lang w:val="en-GB"/>
        </w:rPr>
        <w:t xml:space="preserve"> extremely</w:t>
      </w:r>
      <w:r w:rsidR="00A86CB3" w:rsidRPr="00A86CB3">
        <w:rPr>
          <w:rFonts w:eastAsia="宋体" w:cs="Times New Roman"/>
          <w:color w:val="000000" w:themeColor="text1"/>
          <w:highlight w:val="yellow"/>
          <w:lang w:val="en-GB"/>
        </w:rPr>
        <w:t xml:space="preserve"> rare in</w:t>
      </w:r>
      <w:r w:rsidR="00A86CB3">
        <w:rPr>
          <w:rFonts w:eastAsia="宋体" w:cs="Times New Roman"/>
          <w:color w:val="000000" w:themeColor="text1"/>
          <w:highlight w:val="yellow"/>
          <w:lang w:val="en-GB"/>
        </w:rPr>
        <w:t xml:space="preserve"> current</w:t>
      </w:r>
      <w:r w:rsidR="00A86CB3" w:rsidRPr="00A86CB3">
        <w:rPr>
          <w:rFonts w:eastAsia="宋体" w:cs="Times New Roman"/>
          <w:color w:val="000000" w:themeColor="text1"/>
          <w:highlight w:val="yellow"/>
          <w:lang w:val="en-GB"/>
        </w:rPr>
        <w:t xml:space="preserve"> synthetic chemistry. Among existing approaches, directing</w:t>
      </w:r>
      <w:r w:rsidR="00D94291">
        <w:rPr>
          <w:rFonts w:eastAsia="宋体" w:cs="Times New Roman"/>
          <w:color w:val="000000" w:themeColor="text1"/>
          <w:highlight w:val="yellow"/>
          <w:lang w:val="en-GB"/>
        </w:rPr>
        <w:t xml:space="preserve"> </w:t>
      </w:r>
      <w:r w:rsidR="00A86CB3" w:rsidRPr="00A86CB3">
        <w:rPr>
          <w:rFonts w:eastAsia="宋体" w:cs="Times New Roman"/>
          <w:color w:val="000000" w:themeColor="text1"/>
          <w:highlight w:val="yellow"/>
          <w:lang w:val="en-GB"/>
        </w:rPr>
        <w:t>group strategies have been particularly powerful, using induced proximity to impose selective reaction at otherwise challenging positions.</w:t>
      </w:r>
      <w:r w:rsidR="00A86CB3" w:rsidRPr="00842B3C">
        <w:rPr>
          <w:rFonts w:eastAsia="宋体" w:cs="Times New Roman"/>
          <w:color w:val="FF0000"/>
          <w:highlight w:val="yellow"/>
          <w:lang w:val="en-GB"/>
        </w:rPr>
        <w:t xml:space="preserve"> </w:t>
      </w:r>
      <w:r w:rsidR="00D94291" w:rsidRPr="00842B3C">
        <w:rPr>
          <w:rFonts w:eastAsia="宋体" w:cs="Times New Roman"/>
          <w:color w:val="FF0000"/>
          <w:highlight w:val="yellow"/>
          <w:lang w:val="en-GB"/>
        </w:rPr>
        <w:t>A</w:t>
      </w:r>
      <w:r w:rsidRPr="00842B3C">
        <w:rPr>
          <w:rFonts w:eastAsia="宋体" w:cs="Times New Roman"/>
          <w:color w:val="FF0000"/>
          <w:highlight w:val="yellow"/>
          <w:lang w:val="en-GB"/>
        </w:rPr>
        <w:t xml:space="preserve"> complementary challenge arises</w:t>
      </w:r>
      <w:r w:rsidR="00D94291" w:rsidRPr="00842B3C">
        <w:rPr>
          <w:rFonts w:eastAsia="宋体" w:cs="Times New Roman"/>
          <w:color w:val="FF0000"/>
          <w:highlight w:val="yellow"/>
          <w:lang w:val="en-GB"/>
        </w:rPr>
        <w:t xml:space="preserve"> where site selectivity cannot be imposed by a single directing element, </w:t>
      </w:r>
      <w:r w:rsidRPr="00842B3C">
        <w:rPr>
          <w:color w:val="FF0000"/>
          <w:highlight w:val="yellow"/>
        </w:rPr>
        <w:t>but must instead be programmed across multiple nearly indistinguishable reactive sites in a defined sequence</w:t>
      </w:r>
      <w:r w:rsidRPr="00842B3C">
        <w:rPr>
          <w:highlight w:val="yellow"/>
        </w:rPr>
        <w:t>.</w:t>
      </w:r>
      <w:r>
        <w:t xml:space="preserve"> </w:t>
      </w:r>
      <w:proofErr w:type="spellStart"/>
      <w:r w:rsidR="00D94291" w:rsidRPr="00D94291">
        <w:rPr>
          <w:rFonts w:eastAsia="宋体" w:cs="Times New Roman"/>
          <w:highlight w:val="yellow"/>
          <w:lang w:val="en-GB"/>
        </w:rPr>
        <w:t>Polychloroarenes</w:t>
      </w:r>
      <w:proofErr w:type="spellEnd"/>
      <w:r w:rsidR="00D94291" w:rsidRPr="00D94291">
        <w:rPr>
          <w:rFonts w:eastAsia="宋体" w:cs="Times New Roman"/>
          <w:highlight w:val="yellow"/>
          <w:lang w:val="en-GB"/>
        </w:rPr>
        <w:t xml:space="preserve"> bring this challenge into sharp focus.</w:t>
      </w:r>
      <w:r w:rsidR="00A86CB3" w:rsidRPr="00A86CB3">
        <w:rPr>
          <w:rFonts w:eastAsia="宋体" w:cs="Times New Roman"/>
          <w:color w:val="000000" w:themeColor="text1"/>
          <w:lang w:val="en-GB"/>
        </w:rPr>
        <w:t xml:space="preserve"> </w:t>
      </w:r>
      <w:r w:rsidR="001F222F" w:rsidRPr="001F222F">
        <w:rPr>
          <w:rFonts w:eastAsia="宋体" w:cs="Times New Roman"/>
          <w:color w:val="000000" w:themeColor="text1"/>
          <w:lang w:val="en-GB"/>
        </w:rPr>
        <w:t>They are abundant and versatile synthons for the construction of densely substituted aromatic frameworks, yet their controlled functionalization through selective C–Cl bond activation has remained exceptionally difficult</w:t>
      </w:r>
      <w:r w:rsidR="00DE0CD1">
        <w:rPr>
          <w:rFonts w:eastAsia="宋体" w:cs="Times New Roman"/>
          <w:color w:val="000000" w:themeColor="text1"/>
          <w:lang w:val="en-GB"/>
        </w:rPr>
        <w:t xml:space="preserve"> (Figure 1A)</w:t>
      </w:r>
      <w:r w:rsidR="001F222F" w:rsidRPr="001F222F">
        <w:rPr>
          <w:rFonts w:eastAsia="宋体" w:cs="Times New Roman"/>
          <w:color w:val="000000" w:themeColor="text1"/>
          <w:lang w:val="en-GB"/>
        </w:rPr>
        <w:t xml:space="preserve">. Typical reaction conditions rarely discriminate cleanly among these closely related C–Cl bonds, and sequential transformations are further complicated by a moving reactivity landscape: each </w:t>
      </w:r>
      <w:proofErr w:type="spellStart"/>
      <w:r w:rsidR="001F222F" w:rsidRPr="001F222F">
        <w:rPr>
          <w:rFonts w:eastAsia="宋体" w:cs="Times New Roman"/>
          <w:color w:val="000000" w:themeColor="text1"/>
          <w:lang w:val="en-GB"/>
        </w:rPr>
        <w:t>dechlorination</w:t>
      </w:r>
      <w:proofErr w:type="spellEnd"/>
      <w:r w:rsidR="001F222F" w:rsidRPr="001F222F">
        <w:rPr>
          <w:rFonts w:eastAsia="宋体" w:cs="Times New Roman"/>
          <w:color w:val="000000" w:themeColor="text1"/>
          <w:lang w:val="en-GB"/>
        </w:rPr>
        <w:t xml:space="preserve"> event renders the remaining C–Cl bonds less reactive, such that every subsequent step demands a newly matched activation regime. </w:t>
      </w:r>
      <w:bookmarkStart w:id="11" w:name="OLE_LINK29"/>
      <w:r w:rsidR="001F222F" w:rsidRPr="001F222F">
        <w:rPr>
          <w:rFonts w:eastAsia="宋体" w:cs="Times New Roman"/>
          <w:color w:val="000000" w:themeColor="text1"/>
          <w:lang w:val="en-GB"/>
        </w:rPr>
        <w:t>Although metal</w:t>
      </w:r>
      <w:r w:rsidR="004B6744">
        <w:rPr>
          <w:rFonts w:eastAsia="宋体" w:cs="Times New Roman"/>
          <w:color w:val="000000" w:themeColor="text1"/>
          <w:lang w:val="en-GB"/>
        </w:rPr>
        <w:t>-</w:t>
      </w:r>
      <w:r w:rsidR="001F222F" w:rsidRPr="001F222F">
        <w:rPr>
          <w:rFonts w:eastAsia="宋体" w:cs="Times New Roman"/>
          <w:color w:val="000000" w:themeColor="text1"/>
          <w:lang w:val="en-GB"/>
        </w:rPr>
        <w:t>catalysed cross</w:t>
      </w:r>
      <w:r w:rsidR="004B6744">
        <w:rPr>
          <w:rFonts w:eastAsia="宋体" w:cs="Times New Roman"/>
          <w:color w:val="000000" w:themeColor="text1"/>
          <w:lang w:val="en-GB"/>
        </w:rPr>
        <w:t>-</w:t>
      </w:r>
      <w:r w:rsidR="001F222F" w:rsidRPr="001F222F">
        <w:rPr>
          <w:rFonts w:eastAsia="宋体" w:cs="Times New Roman"/>
          <w:color w:val="000000" w:themeColor="text1"/>
          <w:lang w:val="en-GB"/>
        </w:rPr>
        <w:t xml:space="preserve">coupling has enabled editing of </w:t>
      </w:r>
      <w:proofErr w:type="spellStart"/>
      <w:r w:rsidR="001F222F" w:rsidRPr="001F222F">
        <w:rPr>
          <w:rFonts w:eastAsia="宋体" w:cs="Times New Roman"/>
          <w:color w:val="000000" w:themeColor="text1"/>
          <w:lang w:val="en-GB"/>
        </w:rPr>
        <w:t>polyhalogenated</w:t>
      </w:r>
      <w:proofErr w:type="spellEnd"/>
      <w:r w:rsidR="001F222F" w:rsidRPr="001F222F">
        <w:rPr>
          <w:rFonts w:eastAsia="宋体" w:cs="Times New Roman"/>
          <w:color w:val="000000" w:themeColor="text1"/>
          <w:lang w:val="en-GB"/>
        </w:rPr>
        <w:t xml:space="preserve"> arenes in selected cases</w:t>
      </w:r>
      <w:r w:rsidR="004B6744" w:rsidRPr="00217C3F">
        <w:rPr>
          <w:rFonts w:eastAsia="宋体" w:cs="Times New Roman"/>
          <w:color w:val="000000" w:themeColor="text1"/>
          <w:lang w:val="en-GB"/>
        </w:rPr>
        <w:fldChar w:fldCharType="begin">
          <w:fldData xml:space="preserve">PEVuZE5vdGU+PENpdGU+PEF1dGhvcj5Fc3RlcnVlbGFzPC9BdXRob3I+PFllYXI+MTk5OTwvWWVh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==
</w:fldData>
        </w:fldChar>
      </w:r>
      <w:r w:rsidR="004B6744" w:rsidRPr="00217C3F">
        <w:rPr>
          <w:rFonts w:eastAsia="宋体" w:cs="Times New Roman"/>
          <w:color w:val="000000" w:themeColor="text1"/>
          <w:lang w:val="en-GB"/>
        </w:rPr>
        <w:instrText xml:space="preserve"> ADDIN EN.CITE </w:instrText>
      </w:r>
      <w:r w:rsidR="004B6744" w:rsidRPr="00217C3F">
        <w:rPr>
          <w:rFonts w:eastAsia="宋体" w:cs="Times New Roman"/>
          <w:color w:val="000000" w:themeColor="text1"/>
          <w:lang w:val="en-GB"/>
        </w:rPr>
        <w:fldChar w:fldCharType="begin">
          <w:fldData xml:space="preserve">PEVuZE5vdGU+PENpdGU+PEF1dGhvcj5Fc3RlcnVlbGFzPC9BdXRob3I+PFllYXI+MTk5OTwvWWVh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==
</w:fldData>
        </w:fldChar>
      </w:r>
      <w:r w:rsidR="004B6744" w:rsidRPr="00217C3F">
        <w:rPr>
          <w:rFonts w:eastAsia="宋体" w:cs="Times New Roman"/>
          <w:color w:val="000000" w:themeColor="text1"/>
          <w:lang w:val="en-GB"/>
        </w:rPr>
        <w:instrText xml:space="preserve"> ADDIN EN.CITE.DATA </w:instrText>
      </w:r>
      <w:r w:rsidR="004B6744" w:rsidRPr="00217C3F">
        <w:rPr>
          <w:rFonts w:eastAsia="宋体" w:cs="Times New Roman"/>
          <w:color w:val="000000" w:themeColor="text1"/>
          <w:lang w:val="en-GB"/>
        </w:rPr>
      </w:r>
      <w:r w:rsidR="004B6744" w:rsidRPr="00217C3F">
        <w:rPr>
          <w:rFonts w:eastAsia="宋体" w:cs="Times New Roman"/>
          <w:color w:val="000000" w:themeColor="text1"/>
          <w:lang w:val="en-GB"/>
        </w:rPr>
        <w:fldChar w:fldCharType="end"/>
      </w:r>
      <w:r w:rsidR="004B6744" w:rsidRPr="00217C3F">
        <w:rPr>
          <w:rFonts w:eastAsia="宋体" w:cs="Times New Roman"/>
          <w:color w:val="000000" w:themeColor="text1"/>
          <w:lang w:val="en-GB"/>
        </w:rPr>
      </w:r>
      <w:r w:rsidR="004B6744" w:rsidRPr="00217C3F">
        <w:rPr>
          <w:rFonts w:eastAsia="宋体" w:cs="Times New Roman"/>
          <w:color w:val="000000" w:themeColor="text1"/>
          <w:lang w:val="en-GB"/>
        </w:rPr>
        <w:fldChar w:fldCharType="separate"/>
      </w:r>
      <w:r w:rsidR="004B6744" w:rsidRPr="00217C3F">
        <w:rPr>
          <w:rFonts w:eastAsia="宋体" w:cs="Times New Roman"/>
          <w:noProof/>
          <w:color w:val="000000" w:themeColor="text1"/>
          <w:vertAlign w:val="superscript"/>
          <w:lang w:val="en-GB"/>
        </w:rPr>
        <w:t>2-4</w:t>
      </w:r>
      <w:r w:rsidR="004B6744" w:rsidRPr="00217C3F">
        <w:rPr>
          <w:rFonts w:eastAsia="宋体" w:cs="Times New Roman"/>
          <w:color w:val="000000" w:themeColor="text1"/>
          <w:lang w:val="en-GB"/>
        </w:rPr>
        <w:fldChar w:fldCharType="end"/>
      </w:r>
      <w:r w:rsidR="001F222F" w:rsidRPr="001F222F">
        <w:rPr>
          <w:rFonts w:eastAsia="宋体" w:cs="Times New Roman"/>
          <w:color w:val="000000" w:themeColor="text1"/>
          <w:lang w:val="en-GB"/>
        </w:rPr>
        <w:t xml:space="preserve">, these advances have not delivered a general solution for programmable multistep control. </w:t>
      </w:r>
      <w:bookmarkStart w:id="12" w:name="OLE_LINK28"/>
      <w:r w:rsidR="004B6744" w:rsidRPr="00991752">
        <w:rPr>
          <w:rFonts w:eastAsia="宋体" w:cs="Times New Roman"/>
          <w:strike/>
          <w:color w:val="000000" w:themeColor="text1"/>
          <w:lang w:val="en-GB"/>
        </w:rPr>
        <w:t xml:space="preserve">Radical-promoted dechlorinative functionalization presents an attractive alternative, as </w:t>
      </w:r>
      <w:bookmarkStart w:id="13" w:name="OLE_LINK24"/>
      <w:commentRangeStart w:id="14"/>
      <w:commentRangeStart w:id="15"/>
      <w:r w:rsidR="004B6744" w:rsidRPr="00991752">
        <w:rPr>
          <w:rFonts w:eastAsia="宋体" w:cs="Times New Roman"/>
          <w:strike/>
          <w:color w:val="000000" w:themeColor="text1"/>
          <w:lang w:val="en-GB"/>
        </w:rPr>
        <w:t xml:space="preserve">radical reactivity is highly </w:t>
      </w:r>
      <w:proofErr w:type="spellStart"/>
      <w:r w:rsidR="004B6744" w:rsidRPr="00991752">
        <w:rPr>
          <w:rFonts w:eastAsia="宋体" w:cs="Times New Roman"/>
          <w:strike/>
          <w:color w:val="000000" w:themeColor="text1"/>
          <w:lang w:val="en-GB"/>
        </w:rPr>
        <w:t>tunable</w:t>
      </w:r>
      <w:bookmarkEnd w:id="13"/>
      <w:commentRangeEnd w:id="14"/>
      <w:proofErr w:type="spellEnd"/>
      <w:r w:rsidR="00663C73" w:rsidRPr="00991752">
        <w:rPr>
          <w:rStyle w:val="af9"/>
          <w:rFonts w:eastAsia="宋体" w:cs="Times New Roman"/>
          <w:strike/>
          <w:color w:val="000000" w:themeColor="text1"/>
          <w:sz w:val="24"/>
          <w:szCs w:val="24"/>
          <w:lang w:val="en-GB"/>
        </w:rPr>
        <w:commentReference w:id="14"/>
      </w:r>
      <w:commentRangeEnd w:id="15"/>
      <w:r w:rsidR="00991752" w:rsidRPr="00991752">
        <w:rPr>
          <w:rStyle w:val="af9"/>
          <w:strike/>
        </w:rPr>
        <w:commentReference w:id="15"/>
      </w:r>
      <w:r w:rsidR="004B6744" w:rsidRPr="00991752">
        <w:rPr>
          <w:rFonts w:eastAsia="宋体" w:cs="Times New Roman"/>
          <w:strike/>
          <w:color w:val="000000" w:themeColor="text1"/>
          <w:lang w:val="en-GB"/>
        </w:rPr>
        <w:t>.</w:t>
      </w:r>
      <w:r w:rsidR="001F222F" w:rsidRPr="001F222F">
        <w:rPr>
          <w:rFonts w:eastAsia="宋体" w:cs="Times New Roman"/>
          <w:color w:val="000000" w:themeColor="text1"/>
          <w:lang w:val="en-GB"/>
        </w:rPr>
        <w:t xml:space="preserve"> </w:t>
      </w:r>
      <w:bookmarkEnd w:id="11"/>
      <w:bookmarkEnd w:id="12"/>
      <w:r w:rsidR="00991752" w:rsidRPr="00991752">
        <w:rPr>
          <w:rFonts w:eastAsia="宋体" w:cs="Times New Roman"/>
          <w:color w:val="000000" w:themeColor="text1"/>
          <w:highlight w:val="yellow"/>
          <w:lang w:val="en-GB"/>
        </w:rPr>
        <w:t>Radical-promoted dechlorinative functionalization presents an attractive alternative, as the effective strength of C–Cl activation can be adjusted over a broad range.</w:t>
      </w:r>
      <w:r w:rsidR="00991752">
        <w:rPr>
          <w:rFonts w:eastAsia="宋体" w:cs="Times New Roman"/>
          <w:color w:val="000000" w:themeColor="text1"/>
          <w:lang w:val="en-GB"/>
        </w:rPr>
        <w:t xml:space="preserve"> </w:t>
      </w:r>
      <w:proofErr w:type="gramStart"/>
      <w:r w:rsidR="001F222F" w:rsidRPr="001F222F">
        <w:rPr>
          <w:rFonts w:eastAsia="宋体" w:cs="Times New Roman"/>
          <w:color w:val="000000" w:themeColor="text1"/>
          <w:lang w:val="en-GB"/>
        </w:rPr>
        <w:t>Yet</w:t>
      </w:r>
      <w:proofErr w:type="gramEnd"/>
      <w:r w:rsidR="001F222F" w:rsidRPr="001F222F">
        <w:rPr>
          <w:rFonts w:eastAsia="宋体" w:cs="Times New Roman"/>
          <w:color w:val="000000" w:themeColor="text1"/>
          <w:lang w:val="en-GB"/>
        </w:rPr>
        <w:t xml:space="preserve"> this same </w:t>
      </w:r>
      <w:proofErr w:type="spellStart"/>
      <w:r w:rsidR="001F222F" w:rsidRPr="001F222F">
        <w:rPr>
          <w:rFonts w:eastAsia="宋体" w:cs="Times New Roman"/>
          <w:color w:val="000000" w:themeColor="text1"/>
          <w:lang w:val="en-GB"/>
        </w:rPr>
        <w:t>tunability</w:t>
      </w:r>
      <w:proofErr w:type="spellEnd"/>
      <w:r w:rsidR="001F222F" w:rsidRPr="001F222F">
        <w:rPr>
          <w:rFonts w:eastAsia="宋体" w:cs="Times New Roman"/>
          <w:color w:val="000000" w:themeColor="text1"/>
          <w:lang w:val="en-GB"/>
        </w:rPr>
        <w:t xml:space="preserve"> </w:t>
      </w:r>
      <w:r w:rsidR="004B6744" w:rsidRPr="00B847B5">
        <w:rPr>
          <w:rFonts w:eastAsia="宋体" w:cs="Times New Roman"/>
          <w:color w:val="000000" w:themeColor="text1"/>
          <w:lang w:val="en-GB"/>
        </w:rPr>
        <w:t>also creates</w:t>
      </w:r>
      <w:r w:rsidR="001F222F" w:rsidRPr="001F222F">
        <w:rPr>
          <w:rFonts w:eastAsia="宋体" w:cs="Times New Roman"/>
          <w:color w:val="000000" w:themeColor="text1"/>
          <w:lang w:val="en-GB"/>
        </w:rPr>
        <w:t xml:space="preserve"> a vast combinatorial condition space that quickly overwhelms empirical screening. What is needed is not another round of trial and error, but a predictive strategy that can discover</w:t>
      </w:r>
      <w:r w:rsidR="004B6744">
        <w:rPr>
          <w:rFonts w:eastAsia="宋体" w:cs="Times New Roman"/>
          <w:color w:val="000000" w:themeColor="text1"/>
          <w:lang w:val="en-GB"/>
        </w:rPr>
        <w:t xml:space="preserve"> </w:t>
      </w:r>
      <w:r w:rsidR="001F222F" w:rsidRPr="001F222F">
        <w:rPr>
          <w:rFonts w:eastAsia="宋体" w:cs="Times New Roman"/>
          <w:color w:val="000000" w:themeColor="text1"/>
          <w:lang w:val="en-GB"/>
        </w:rPr>
        <w:t>the right reactivity window for each step.</w:t>
      </w:r>
    </w:p>
    <w:p w14:paraId="7E572EC7" w14:textId="2EEA31AA" w:rsidR="00C91678" w:rsidRDefault="00C91678" w:rsidP="004B4F2C">
      <w:pPr>
        <w:spacing w:line="360" w:lineRule="auto"/>
        <w:ind w:firstLine="284"/>
        <w:jc w:val="both"/>
        <w:rPr>
          <w:rFonts w:eastAsia="宋体" w:cs="Times New Roman"/>
          <w:color w:val="000000" w:themeColor="text1"/>
          <w:lang w:val="en-GB"/>
        </w:rPr>
      </w:pPr>
      <w:r w:rsidRPr="00C91678">
        <w:rPr>
          <w:rFonts w:eastAsia="宋体" w:cs="Times New Roman"/>
          <w:color w:val="000000" w:themeColor="text1"/>
          <w:lang w:val="en-GB"/>
        </w:rPr>
        <w:t>Machine learning has begun to transform reaction condition discovery by enabling efficient exploration of high</w:t>
      </w:r>
      <w:r>
        <w:rPr>
          <w:rFonts w:eastAsia="宋体" w:cs="Times New Roman"/>
          <w:color w:val="000000" w:themeColor="text1"/>
          <w:lang w:val="en-GB"/>
        </w:rPr>
        <w:t>-</w:t>
      </w:r>
      <w:r w:rsidRPr="00C91678">
        <w:rPr>
          <w:rFonts w:eastAsia="宋体" w:cs="Times New Roman"/>
          <w:color w:val="000000" w:themeColor="text1"/>
          <w:lang w:val="en-GB"/>
        </w:rPr>
        <w:t>dimensional chemical space</w:t>
      </w:r>
      <w:commentRangeStart w:id="16"/>
      <w:r w:rsidRPr="00C91678">
        <w:rPr>
          <w:rFonts w:eastAsia="宋体" w:cs="Times New Roman"/>
          <w:color w:val="000000" w:themeColor="text1"/>
          <w:lang w:val="en-GB"/>
        </w:rPr>
        <w:t>s</w:t>
      </w:r>
      <w:r w:rsidR="003F444F">
        <w:rPr>
          <w:rFonts w:eastAsia="宋体" w:cs="Times New Roman"/>
          <w:color w:val="000000" w:themeColor="text1"/>
          <w:lang w:val="en-GB"/>
        </w:rPr>
        <w:fldChar w:fldCharType="begin"/>
      </w:r>
      <w:r w:rsidR="003F444F">
        <w:rPr>
          <w:rFonts w:eastAsia="宋体" w:cs="Times New Roman"/>
          <w:color w:val="000000" w:themeColor="text1"/>
          <w:lang w:val="en-GB"/>
        </w:rPr>
        <w:instrText xml:space="preserve"> ADDIN ZOTERO_ITEM CSL_CITATION {"citationID":"IlA8Ypmy","properties":{"unsorted":false,"formattedCitation":"({\\i{}1}\\uc0\\u8211{}{\\i{}6})","plainCitation":"(1–6)","noteIndex":0},"citationItems":[{"id":5479,"uris":["http://zotero.org/users/local/8FaPAi</w:instrText>
      </w:r>
      <w:r w:rsidR="003F444F">
        <w:rPr>
          <w:rFonts w:eastAsia="宋体" w:cs="Times New Roman" w:hint="eastAsia"/>
          <w:color w:val="000000" w:themeColor="text1"/>
          <w:lang w:val="en-GB"/>
        </w:rPr>
        <w:instrText>yS/items/8MIK9WL4"],"itemData":{"id":5479,"type":"article-journal","container-title":"Chemical Reviews","DOI":"10.1021/acs.chemrev.2c00798","ISSN":"0009-2665","issue":"6","journalAbbreviation":"Chem. Rev.","note":"JCR</w:instrText>
      </w:r>
      <w:r w:rsidR="003F444F">
        <w:rPr>
          <w:rFonts w:eastAsia="宋体" w:cs="Times New Roman" w:hint="eastAsia"/>
          <w:color w:val="000000" w:themeColor="text1"/>
          <w:lang w:val="en-GB"/>
        </w:rPr>
        <w:instrText>分区</w:instrText>
      </w:r>
      <w:r w:rsidR="003F444F">
        <w:rPr>
          <w:rFonts w:eastAsia="宋体" w:cs="Times New Roman" w:hint="eastAsia"/>
          <w:color w:val="000000" w:themeColor="text1"/>
          <w:lang w:val="en-GB"/>
        </w:rPr>
        <w:instrText>: Q1\n</w:instrText>
      </w:r>
      <w:r w:rsidR="003F444F">
        <w:rPr>
          <w:rFonts w:eastAsia="宋体" w:cs="Times New Roman" w:hint="eastAsia"/>
          <w:color w:val="000000" w:themeColor="text1"/>
          <w:lang w:val="en-GB"/>
        </w:rPr>
        <w:instrText>中科院分区升级版</w:instrText>
      </w:r>
      <w:r w:rsidR="003F444F">
        <w:rPr>
          <w:rFonts w:eastAsia="宋体" w:cs="Times New Roman" w:hint="eastAsia"/>
          <w:color w:val="000000" w:themeColor="text1"/>
          <w:lang w:val="en-GB"/>
        </w:rPr>
        <w:instrText xml:space="preserve">: </w:instrText>
      </w:r>
      <w:r w:rsidR="003F444F">
        <w:rPr>
          <w:rFonts w:eastAsia="宋体" w:cs="Times New Roman" w:hint="eastAsia"/>
          <w:color w:val="000000" w:themeColor="text1"/>
          <w:lang w:val="en-GB"/>
        </w:rPr>
        <w:instrText>化学</w:instrText>
      </w:r>
      <w:r w:rsidR="003F444F">
        <w:rPr>
          <w:rFonts w:eastAsia="宋体" w:cs="Times New Roman" w:hint="eastAsia"/>
          <w:color w:val="000000" w:themeColor="text1"/>
          <w:lang w:val="en-GB"/>
        </w:rPr>
        <w:instrText>1</w:instrText>
      </w:r>
      <w:r w:rsidR="003F444F">
        <w:rPr>
          <w:rFonts w:eastAsia="宋体" w:cs="Times New Roman" w:hint="eastAsia"/>
          <w:color w:val="000000" w:themeColor="text1"/>
          <w:lang w:val="en-GB"/>
        </w:rPr>
        <w:instrText>区</w:instrText>
      </w:r>
      <w:r w:rsidR="003F444F">
        <w:rPr>
          <w:rFonts w:eastAsia="宋体" w:cs="Times New Roman" w:hint="eastAsia"/>
          <w:color w:val="000000" w:themeColor="text1"/>
          <w:lang w:val="en-GB"/>
        </w:rPr>
        <w:instrText>\n</w:instrText>
      </w:r>
      <w:r w:rsidR="003F444F">
        <w:rPr>
          <w:rFonts w:eastAsia="宋体" w:cs="Times New Roman" w:hint="eastAsia"/>
          <w:color w:val="000000" w:themeColor="text1"/>
          <w:lang w:val="en-GB"/>
        </w:rPr>
        <w:instrText>影响因子</w:instrText>
      </w:r>
      <w:r w:rsidR="003F444F">
        <w:rPr>
          <w:rFonts w:eastAsia="宋体" w:cs="Times New Roman" w:hint="eastAsia"/>
          <w:color w:val="000000" w:themeColor="text1"/>
          <w:lang w:val="en-GB"/>
        </w:rPr>
        <w:instrText>: 55.8\n5</w:instrText>
      </w:r>
      <w:r w:rsidR="003F444F">
        <w:rPr>
          <w:rFonts w:eastAsia="宋体" w:cs="Times New Roman" w:hint="eastAsia"/>
          <w:color w:val="000000" w:themeColor="text1"/>
          <w:lang w:val="en-GB"/>
        </w:rPr>
        <w:instrText>年影响因子</w:instrText>
      </w:r>
      <w:r w:rsidR="003F444F">
        <w:rPr>
          <w:rFonts w:eastAsia="宋体" w:cs="Times New Roman" w:hint="eastAsia"/>
          <w:color w:val="000000" w:themeColor="text1"/>
          <w:lang w:val="en-GB"/>
        </w:rPr>
        <w:instrText xml:space="preserve">: 67.5\nEI: </w:instrText>
      </w:r>
      <w:r w:rsidR="003F444F">
        <w:rPr>
          <w:rFonts w:eastAsia="宋体" w:cs="Times New Roman" w:hint="eastAsia"/>
          <w:color w:val="000000" w:themeColor="text1"/>
          <w:lang w:val="en-GB"/>
        </w:rPr>
        <w:instrText>是</w:instrText>
      </w:r>
      <w:r w:rsidR="003F444F">
        <w:rPr>
          <w:rFonts w:eastAsia="宋体" w:cs="Times New Roman" w:hint="eastAsia"/>
          <w:color w:val="000000" w:themeColor="text1"/>
          <w:lang w:val="en-GB"/>
        </w:rPr>
        <w:instrText>\n</w:instrText>
      </w:r>
      <w:r w:rsidR="003F444F">
        <w:rPr>
          <w:rFonts w:eastAsia="宋体" w:cs="Times New Roman" w:hint="eastAsia"/>
          <w:color w:val="000000" w:themeColor="text1"/>
          <w:lang w:val="en-GB"/>
        </w:rPr>
        <w:instrText>南农高质量</w:instrText>
      </w:r>
      <w:r w:rsidR="003F444F">
        <w:rPr>
          <w:rFonts w:eastAsia="宋体" w:cs="Times New Roman" w:hint="eastAsia"/>
          <w:color w:val="000000" w:themeColor="text1"/>
          <w:lang w:val="en-GB"/>
        </w:rPr>
        <w:instrText>: A","page":"3089-3126","publisher":"American Chemical Society","title":"A brief introduction to chemical reaction optimization","volume":"123","author":[{"family":"Taylor","given":"Connor J."},{"family":"Pomberger","given":"Alexan</w:instrText>
      </w:r>
      <w:r w:rsidR="003F444F">
        <w:rPr>
          <w:rFonts w:eastAsia="宋体" w:cs="Times New Roman"/>
          <w:color w:val="000000" w:themeColor="text1"/>
          <w:lang w:val="en-GB"/>
        </w:rPr>
        <w:instrText>der"},{"family":"Felton","given":"Kobi C."},{"family":"Grainger","given":"Rachel"},{"family":"Barecka","given":"Magda"},{"family":"Chamberlain","given":"Thomas W."},{"family":"Bourne","given":"Richard A."},{"family":"Johnson","given":"Christopher N."},{"family":"Lapkin","given":"Alexei A."}],"issued":{"date-parts":[["2023",3,22]]}}},{"id":5465,"uris":["http://zotero.org/users/local/8FaPAiyS/items/4MHD5MB9"],"itemData":{"id":5465,"type":"article-journal","abstract":"Machine-learning methods have great potential to accelerate the identification of reaction conditions for chemical transformations. A tool that gives substrate-adaptive conditions for palladium (Pd)?catalyzed carbon-nitrogen (C?N) couplings is presented. The design and construction of this tool required the generation of an experimental dataset that explores a diverse network of reactant pairings across a set of reaction conditions. A large scope of C?N couplings was actively learned by neural network models by using a systematic process to design experiments. The models showed good performance in experimental validation: Ten products were isolated in more than 85% yield from a range of couplings with out-of-sample reactants designed to challenge the models. Importantly, the developed workflow continually improves the prediction capability of the tool as the corpus of data grows. The palladium-catalyzed coupling of amines with aryl halides is one of the most widely used reactions in pharmaceutical research and manufacturing. Nonetheless, it depends sensitively on the structure of the two coupling partners and therefore often requires a trial-and-error process to identify pertinent optimal conditions. Rinehart et al. trained and validated a machine learning model to predict appropriate ligand, solvent, and base for coupling of particular reactant pairs. Ten products were isolated in more than 85% yield under the individualized conditions predicted by the model. ?Jake S. Yeston Machine learning predictively recommends conditions for a widely used</w:instrText>
      </w:r>
      <w:r w:rsidR="003F444F">
        <w:rPr>
          <w:rFonts w:eastAsia="宋体" w:cs="Times New Roman" w:hint="eastAsia"/>
          <w:color w:val="000000" w:themeColor="text1"/>
          <w:lang w:val="en-GB"/>
        </w:rPr>
        <w:instrText xml:space="preserve"> reaction that is sensitive to substrate structure.","container-title":"Science","DOI":"10.1126/science.adg2114","issue":"6661","journalAbbreviation":"Science","note":"JCR</w:instrText>
      </w:r>
      <w:r w:rsidR="003F444F">
        <w:rPr>
          <w:rFonts w:eastAsia="宋体" w:cs="Times New Roman" w:hint="eastAsia"/>
          <w:color w:val="000000" w:themeColor="text1"/>
          <w:lang w:val="en-GB"/>
        </w:rPr>
        <w:instrText>分区</w:instrText>
      </w:r>
      <w:r w:rsidR="003F444F">
        <w:rPr>
          <w:rFonts w:eastAsia="宋体" w:cs="Times New Roman" w:hint="eastAsia"/>
          <w:color w:val="000000" w:themeColor="text1"/>
          <w:lang w:val="en-GB"/>
        </w:rPr>
        <w:instrText>: Q1\n</w:instrText>
      </w:r>
      <w:r w:rsidR="003F444F">
        <w:rPr>
          <w:rFonts w:eastAsia="宋体" w:cs="Times New Roman" w:hint="eastAsia"/>
          <w:color w:val="000000" w:themeColor="text1"/>
          <w:lang w:val="en-GB"/>
        </w:rPr>
        <w:instrText>中科院分区升级版</w:instrText>
      </w:r>
      <w:r w:rsidR="003F444F">
        <w:rPr>
          <w:rFonts w:eastAsia="宋体" w:cs="Times New Roman" w:hint="eastAsia"/>
          <w:color w:val="000000" w:themeColor="text1"/>
          <w:lang w:val="en-GB"/>
        </w:rPr>
        <w:instrText xml:space="preserve">: </w:instrText>
      </w:r>
      <w:r w:rsidR="003F444F">
        <w:rPr>
          <w:rFonts w:eastAsia="宋体" w:cs="Times New Roman" w:hint="eastAsia"/>
          <w:color w:val="000000" w:themeColor="text1"/>
          <w:lang w:val="en-GB"/>
        </w:rPr>
        <w:instrText>综合性期刊</w:instrText>
      </w:r>
      <w:r w:rsidR="003F444F">
        <w:rPr>
          <w:rFonts w:eastAsia="宋体" w:cs="Times New Roman" w:hint="eastAsia"/>
          <w:color w:val="000000" w:themeColor="text1"/>
          <w:lang w:val="en-GB"/>
        </w:rPr>
        <w:instrText>1</w:instrText>
      </w:r>
      <w:r w:rsidR="003F444F">
        <w:rPr>
          <w:rFonts w:eastAsia="宋体" w:cs="Times New Roman" w:hint="eastAsia"/>
          <w:color w:val="000000" w:themeColor="text1"/>
          <w:lang w:val="en-GB"/>
        </w:rPr>
        <w:instrText>区</w:instrText>
      </w:r>
      <w:r w:rsidR="003F444F">
        <w:rPr>
          <w:rFonts w:eastAsia="宋体" w:cs="Times New Roman" w:hint="eastAsia"/>
          <w:color w:val="000000" w:themeColor="text1"/>
          <w:lang w:val="en-GB"/>
        </w:rPr>
        <w:instrText>\n</w:instrText>
      </w:r>
      <w:r w:rsidR="003F444F">
        <w:rPr>
          <w:rFonts w:eastAsia="宋体" w:cs="Times New Roman" w:hint="eastAsia"/>
          <w:color w:val="000000" w:themeColor="text1"/>
          <w:lang w:val="en-GB"/>
        </w:rPr>
        <w:instrText>影响因子</w:instrText>
      </w:r>
      <w:r w:rsidR="003F444F">
        <w:rPr>
          <w:rFonts w:eastAsia="宋体" w:cs="Times New Roman" w:hint="eastAsia"/>
          <w:color w:val="000000" w:themeColor="text1"/>
          <w:lang w:val="en-GB"/>
        </w:rPr>
        <w:instrText>: 45.8\n5</w:instrText>
      </w:r>
      <w:r w:rsidR="003F444F">
        <w:rPr>
          <w:rFonts w:eastAsia="宋体" w:cs="Times New Roman" w:hint="eastAsia"/>
          <w:color w:val="000000" w:themeColor="text1"/>
          <w:lang w:val="en-GB"/>
        </w:rPr>
        <w:instrText>年影响因子</w:instrText>
      </w:r>
      <w:r w:rsidR="003F444F">
        <w:rPr>
          <w:rFonts w:eastAsia="宋体" w:cs="Times New Roman" w:hint="eastAsia"/>
          <w:color w:val="000000" w:themeColor="text1"/>
          <w:lang w:val="en-GB"/>
        </w:rPr>
        <w:instrText>: 49.7\n</w:instrText>
      </w:r>
      <w:r w:rsidR="003F444F">
        <w:rPr>
          <w:rFonts w:eastAsia="宋体" w:cs="Times New Roman" w:hint="eastAsia"/>
          <w:color w:val="000000" w:themeColor="text1"/>
          <w:lang w:val="en-GB"/>
        </w:rPr>
        <w:instrText>南农高质量</w:instrText>
      </w:r>
      <w:r w:rsidR="003F444F">
        <w:rPr>
          <w:rFonts w:eastAsia="宋体" w:cs="Times New Roman" w:hint="eastAsia"/>
          <w:color w:val="000000" w:themeColor="text1"/>
          <w:lang w:val="en-GB"/>
        </w:rPr>
        <w:instrText>: A","page":"965-972","pub</w:instrText>
      </w:r>
      <w:r w:rsidR="003F444F">
        <w:rPr>
          <w:rFonts w:eastAsia="宋体" w:cs="Times New Roman"/>
          <w:color w:val="000000" w:themeColor="text1"/>
          <w:lang w:val="en-GB"/>
        </w:rPr>
        <w:instrText>lisher":"American Association for the Advancement of Science","title":"A machine-learning tool to predict substrate-adaptive conditions for pd-catalyzed C–N couplings","volume":"381","author":[{"family":"Rinehart","given":"N. Ian"},{"family":"Saunthwal","given":"Rakesh K."},{"family":"Wellauer","given":"Joël"},{"family":"Zahrt","given":"Andrew F."},{"family":"Schlemper","given":"Lukas"},{"family":"Shved","given":"Alexander S."},{"family":"Bigler","given":"Raphael"},{"family":"Fantasia","given":"Serena"},{"family":"Denmark","given":"Scott E."}],"issued":{"date-parts":[["2023",9,1]]}}},{"id":5482,"uris":["http://zotero.org/users/local/8FaPAiyS/items/4XTQF543"],"itemData":{"id":5482,"type":"article-journal","abstract":"The molecules of today — the medicines that cure diseases, the agrochemicals that protect our crops, the materials that make life convenient — are becoming increasingly sophisticated thanks to advancements in chemical synthesis. As tools for synthesis improve, molecular architects can be bold and creative in the way they design and produce molecules. Several emerging tools at the interface of chemical synthesis and data science have come to the forefront in recent years, including algorithms for retrosynthesis and reaction prediction, and robotics for autonomous or high-throughput synthesis. This Primer covers recent additions to the toolbox of the data-savvy organic chemist. There is a new movement in retrosynthetic logic, predictive models of reactivity and chemistry automata, with considerable recent engagement from contributors in diverse fields. The promise of chemical synthesis in the information age is to improve the quality of the molecules of tomorrow through data-harnessing and automation. This Primer is written for organic chemists and data scientists looking to understand the software, hardware, data sets and tactics that are commonly used as well as the capabilities and limitations of the field. The Primer is split into three main components covering retrosynthetic logic, reaction prediction and automated synthesis. The former of these topics is about distilling the strategy of multistep synthesis to a logic that can be taught to a computer. The section on reaction prediction details modern tools and models for developing reaction conditions, catalysts and even new transformations based on information-rich data sets and statistical tools such as machine learning. Finally, we cover recent advances in the use of liquid handling robotics and autonomous systems that can physically per</w:instrText>
      </w:r>
      <w:r w:rsidR="003F444F">
        <w:rPr>
          <w:rFonts w:eastAsia="宋体" w:cs="Times New Roman" w:hint="eastAsia"/>
          <w:color w:val="000000" w:themeColor="text1"/>
          <w:lang w:val="en-GB"/>
        </w:rPr>
        <w:instrText>form experiments in the chemistry laboratory.","container-title":"Nature Reviews Methods Primers","DOI":"10.1038/s43586-021-00022-5","ISSN":"2662-8449","issue":"1","journalAbbreviation":"Nat. Rev. Methods Primers","note":"JCR</w:instrText>
      </w:r>
      <w:r w:rsidR="003F444F">
        <w:rPr>
          <w:rFonts w:eastAsia="宋体" w:cs="Times New Roman" w:hint="eastAsia"/>
          <w:color w:val="000000" w:themeColor="text1"/>
          <w:lang w:val="en-GB"/>
        </w:rPr>
        <w:instrText>分区</w:instrText>
      </w:r>
      <w:r w:rsidR="003F444F">
        <w:rPr>
          <w:rFonts w:eastAsia="宋体" w:cs="Times New Roman" w:hint="eastAsia"/>
          <w:color w:val="000000" w:themeColor="text1"/>
          <w:lang w:val="en-GB"/>
        </w:rPr>
        <w:instrText>: Q1\n</w:instrText>
      </w:r>
      <w:r w:rsidR="003F444F">
        <w:rPr>
          <w:rFonts w:eastAsia="宋体" w:cs="Times New Roman" w:hint="eastAsia"/>
          <w:color w:val="000000" w:themeColor="text1"/>
          <w:lang w:val="en-GB"/>
        </w:rPr>
        <w:instrText>中科院分区升级版</w:instrText>
      </w:r>
      <w:r w:rsidR="003F444F">
        <w:rPr>
          <w:rFonts w:eastAsia="宋体" w:cs="Times New Roman" w:hint="eastAsia"/>
          <w:color w:val="000000" w:themeColor="text1"/>
          <w:lang w:val="en-GB"/>
        </w:rPr>
        <w:instrText xml:space="preserve">: </w:instrText>
      </w:r>
      <w:r w:rsidR="003F444F">
        <w:rPr>
          <w:rFonts w:eastAsia="宋体" w:cs="Times New Roman" w:hint="eastAsia"/>
          <w:color w:val="000000" w:themeColor="text1"/>
          <w:lang w:val="en-GB"/>
        </w:rPr>
        <w:instrText>综合性期刊</w:instrText>
      </w:r>
      <w:r w:rsidR="003F444F">
        <w:rPr>
          <w:rFonts w:eastAsia="宋体" w:cs="Times New Roman" w:hint="eastAsia"/>
          <w:color w:val="000000" w:themeColor="text1"/>
          <w:lang w:val="en-GB"/>
        </w:rPr>
        <w:instrText>1</w:instrText>
      </w:r>
      <w:r w:rsidR="003F444F">
        <w:rPr>
          <w:rFonts w:eastAsia="宋体" w:cs="Times New Roman" w:hint="eastAsia"/>
          <w:color w:val="000000" w:themeColor="text1"/>
          <w:lang w:val="en-GB"/>
        </w:rPr>
        <w:instrText>区</w:instrText>
      </w:r>
      <w:r w:rsidR="003F444F">
        <w:rPr>
          <w:rFonts w:eastAsia="宋体" w:cs="Times New Roman" w:hint="eastAsia"/>
          <w:color w:val="000000" w:themeColor="text1"/>
          <w:lang w:val="en-GB"/>
        </w:rPr>
        <w:instrText>\n</w:instrText>
      </w:r>
      <w:r w:rsidR="003F444F">
        <w:rPr>
          <w:rFonts w:eastAsia="宋体" w:cs="Times New Roman" w:hint="eastAsia"/>
          <w:color w:val="000000" w:themeColor="text1"/>
          <w:lang w:val="en-GB"/>
        </w:rPr>
        <w:instrText>影响因子</w:instrText>
      </w:r>
      <w:r w:rsidR="003F444F">
        <w:rPr>
          <w:rFonts w:eastAsia="宋体" w:cs="Times New Roman" w:hint="eastAsia"/>
          <w:color w:val="000000" w:themeColor="text1"/>
          <w:lang w:val="en-GB"/>
        </w:rPr>
        <w:instrText>: 56.0\n5</w:instrText>
      </w:r>
      <w:r w:rsidR="003F444F">
        <w:rPr>
          <w:rFonts w:eastAsia="宋体" w:cs="Times New Roman" w:hint="eastAsia"/>
          <w:color w:val="000000" w:themeColor="text1"/>
          <w:lang w:val="en-GB"/>
        </w:rPr>
        <w:instrText>年影响因子</w:instrText>
      </w:r>
      <w:r w:rsidR="003F444F">
        <w:rPr>
          <w:rFonts w:eastAsia="宋体" w:cs="Times New Roman" w:hint="eastAsia"/>
          <w:color w:val="000000" w:themeColor="text1"/>
          <w:lang w:val="en-GB"/>
        </w:rPr>
        <w:instrText>: 66.9","page":"23","title":"Automation and computer-assisted planning for chemical synthesis","volume":"1","author":[{"family":"Shen","given":"Yuning"},{"family":"Borowski","given":"Julia E."},{"family":"Hardy","given":"Melissa A."},{"fami</w:instrText>
      </w:r>
      <w:r w:rsidR="003F444F">
        <w:rPr>
          <w:rFonts w:eastAsia="宋体" w:cs="Times New Roman"/>
          <w:color w:val="000000" w:themeColor="text1"/>
          <w:lang w:val="en-GB"/>
        </w:rPr>
        <w:instrText>ly":"Sarpong","given":"Richmond"},{"family":"Doyle","given":"Abigail G."},{"family":"Cernak","given":"Tim"}],"issued":{"date-parts":[["2021",3,18]]}}},{"id":5476,"uris":["http://zotero.org/users/local/8FaPAiyS/items/BYYLKK2E"],"itemData":{"id":5476,"type"</w:instrText>
      </w:r>
      <w:r w:rsidR="003F444F">
        <w:rPr>
          <w:rFonts w:eastAsia="宋体" w:cs="Times New Roman" w:hint="eastAsia"/>
          <w:color w:val="000000" w:themeColor="text1"/>
          <w:lang w:val="en-GB"/>
        </w:rPr>
        <w:instrText>:"article-journal","container-title":"Chemical Reviews","DOI":"10.1021/acs.chemrev.1c00033","ISSN":"0009-2665","issue":"16","journalAbbreviation":"Chem. Rev.","note":"JCR</w:instrText>
      </w:r>
      <w:r w:rsidR="003F444F">
        <w:rPr>
          <w:rFonts w:eastAsia="宋体" w:cs="Times New Roman" w:hint="eastAsia"/>
          <w:color w:val="000000" w:themeColor="text1"/>
          <w:lang w:val="en-GB"/>
        </w:rPr>
        <w:instrText>分区</w:instrText>
      </w:r>
      <w:r w:rsidR="003F444F">
        <w:rPr>
          <w:rFonts w:eastAsia="宋体" w:cs="Times New Roman" w:hint="eastAsia"/>
          <w:color w:val="000000" w:themeColor="text1"/>
          <w:lang w:val="en-GB"/>
        </w:rPr>
        <w:instrText>: Q1\n</w:instrText>
      </w:r>
      <w:r w:rsidR="003F444F">
        <w:rPr>
          <w:rFonts w:eastAsia="宋体" w:cs="Times New Roman" w:hint="eastAsia"/>
          <w:color w:val="000000" w:themeColor="text1"/>
          <w:lang w:val="en-GB"/>
        </w:rPr>
        <w:instrText>中科院分区升级版</w:instrText>
      </w:r>
      <w:r w:rsidR="003F444F">
        <w:rPr>
          <w:rFonts w:eastAsia="宋体" w:cs="Times New Roman" w:hint="eastAsia"/>
          <w:color w:val="000000" w:themeColor="text1"/>
          <w:lang w:val="en-GB"/>
        </w:rPr>
        <w:instrText xml:space="preserve">: </w:instrText>
      </w:r>
      <w:r w:rsidR="003F444F">
        <w:rPr>
          <w:rFonts w:eastAsia="宋体" w:cs="Times New Roman" w:hint="eastAsia"/>
          <w:color w:val="000000" w:themeColor="text1"/>
          <w:lang w:val="en-GB"/>
        </w:rPr>
        <w:instrText>化学</w:instrText>
      </w:r>
      <w:r w:rsidR="003F444F">
        <w:rPr>
          <w:rFonts w:eastAsia="宋体" w:cs="Times New Roman" w:hint="eastAsia"/>
          <w:color w:val="000000" w:themeColor="text1"/>
          <w:lang w:val="en-GB"/>
        </w:rPr>
        <w:instrText>1</w:instrText>
      </w:r>
      <w:r w:rsidR="003F444F">
        <w:rPr>
          <w:rFonts w:eastAsia="宋体" w:cs="Times New Roman" w:hint="eastAsia"/>
          <w:color w:val="000000" w:themeColor="text1"/>
          <w:lang w:val="en-GB"/>
        </w:rPr>
        <w:instrText>区</w:instrText>
      </w:r>
      <w:r w:rsidR="003F444F">
        <w:rPr>
          <w:rFonts w:eastAsia="宋体" w:cs="Times New Roman" w:hint="eastAsia"/>
          <w:color w:val="000000" w:themeColor="text1"/>
          <w:lang w:val="en-GB"/>
        </w:rPr>
        <w:instrText>\n</w:instrText>
      </w:r>
      <w:r w:rsidR="003F444F">
        <w:rPr>
          <w:rFonts w:eastAsia="宋体" w:cs="Times New Roman" w:hint="eastAsia"/>
          <w:color w:val="000000" w:themeColor="text1"/>
          <w:lang w:val="en-GB"/>
        </w:rPr>
        <w:instrText>影响因子</w:instrText>
      </w:r>
      <w:r w:rsidR="003F444F">
        <w:rPr>
          <w:rFonts w:eastAsia="宋体" w:cs="Times New Roman" w:hint="eastAsia"/>
          <w:color w:val="000000" w:themeColor="text1"/>
          <w:lang w:val="en-GB"/>
        </w:rPr>
        <w:instrText>: 55.8\n5</w:instrText>
      </w:r>
      <w:r w:rsidR="003F444F">
        <w:rPr>
          <w:rFonts w:eastAsia="宋体" w:cs="Times New Roman" w:hint="eastAsia"/>
          <w:color w:val="000000" w:themeColor="text1"/>
          <w:lang w:val="en-GB"/>
        </w:rPr>
        <w:instrText>年影响因子</w:instrText>
      </w:r>
      <w:r w:rsidR="003F444F">
        <w:rPr>
          <w:rFonts w:eastAsia="宋体" w:cs="Times New Roman" w:hint="eastAsia"/>
          <w:color w:val="000000" w:themeColor="text1"/>
          <w:lang w:val="en-GB"/>
        </w:rPr>
        <w:instrText xml:space="preserve">: 67.5\nEI: </w:instrText>
      </w:r>
      <w:r w:rsidR="003F444F">
        <w:rPr>
          <w:rFonts w:eastAsia="宋体" w:cs="Times New Roman" w:hint="eastAsia"/>
          <w:color w:val="000000" w:themeColor="text1"/>
          <w:lang w:val="en-GB"/>
        </w:rPr>
        <w:instrText>是</w:instrText>
      </w:r>
      <w:r w:rsidR="003F444F">
        <w:rPr>
          <w:rFonts w:eastAsia="宋体" w:cs="Times New Roman" w:hint="eastAsia"/>
          <w:color w:val="000000" w:themeColor="text1"/>
          <w:lang w:val="en-GB"/>
        </w:rPr>
        <w:instrText>\n</w:instrText>
      </w:r>
      <w:r w:rsidR="003F444F">
        <w:rPr>
          <w:rFonts w:eastAsia="宋体" w:cs="Times New Roman" w:hint="eastAsia"/>
          <w:color w:val="000000" w:themeColor="text1"/>
          <w:lang w:val="en-GB"/>
        </w:rPr>
        <w:instrText>南农高质量</w:instrText>
      </w:r>
      <w:r w:rsidR="003F444F">
        <w:rPr>
          <w:rFonts w:eastAsia="宋体" w:cs="Times New Roman" w:hint="eastAsia"/>
          <w:color w:val="000000" w:themeColor="text1"/>
          <w:lang w:val="en-GB"/>
        </w:rPr>
        <w:instrText>: A","page":"10218-1023</w:instrText>
      </w:r>
      <w:r w:rsidR="003F444F">
        <w:rPr>
          <w:rFonts w:eastAsia="宋体" w:cs="Times New Roman"/>
          <w:color w:val="000000" w:themeColor="text1"/>
          <w:lang w:val="en-GB"/>
        </w:rPr>
        <w:instrText>9","publisher":"American Chemical Society","title":"Machine learning for chemical reactions","volume":"121","author":[{"family":"Meuwly","given":"Markus"}],"issued":{"date-parts":[["2021",8,25]]}}},{"id":5471,"uris":["http://zotero.org/users/local/8FaPAiyS/items/E4DHHACL"],"itemData":{"id":5471,"type":"article-journal","abstract":"Failed chemical reactions are rarely reported, even though they could still provide information about the bounds on the reaction conditions needed for product formation; here data from such reactions are used to train a machine-learning algorithm, which is subsequently able to predict reaction outcomes with greater accuracy than human intuition.","container-title":"Nature","DOI":"10.1038/nature17439","ISSN":"1476-4687","issue":"</w:instrText>
      </w:r>
      <w:r w:rsidR="003F444F">
        <w:rPr>
          <w:rFonts w:eastAsia="宋体" w:cs="Times New Roman" w:hint="eastAsia"/>
          <w:color w:val="000000" w:themeColor="text1"/>
          <w:lang w:val="en-GB"/>
        </w:rPr>
        <w:instrText>7601","journalAbbreviation":"Nature","note":"JCR</w:instrText>
      </w:r>
      <w:r w:rsidR="003F444F">
        <w:rPr>
          <w:rFonts w:eastAsia="宋体" w:cs="Times New Roman" w:hint="eastAsia"/>
          <w:color w:val="000000" w:themeColor="text1"/>
          <w:lang w:val="en-GB"/>
        </w:rPr>
        <w:instrText>分区</w:instrText>
      </w:r>
      <w:r w:rsidR="003F444F">
        <w:rPr>
          <w:rFonts w:eastAsia="宋体" w:cs="Times New Roman" w:hint="eastAsia"/>
          <w:color w:val="000000" w:themeColor="text1"/>
          <w:lang w:val="en-GB"/>
        </w:rPr>
        <w:instrText>: Q1\n</w:instrText>
      </w:r>
      <w:r w:rsidR="003F444F">
        <w:rPr>
          <w:rFonts w:eastAsia="宋体" w:cs="Times New Roman" w:hint="eastAsia"/>
          <w:color w:val="000000" w:themeColor="text1"/>
          <w:lang w:val="en-GB"/>
        </w:rPr>
        <w:instrText>中科院分区升级版</w:instrText>
      </w:r>
      <w:r w:rsidR="003F444F">
        <w:rPr>
          <w:rFonts w:eastAsia="宋体" w:cs="Times New Roman" w:hint="eastAsia"/>
          <w:color w:val="000000" w:themeColor="text1"/>
          <w:lang w:val="en-GB"/>
        </w:rPr>
        <w:instrText xml:space="preserve">: </w:instrText>
      </w:r>
      <w:r w:rsidR="003F444F">
        <w:rPr>
          <w:rFonts w:eastAsia="宋体" w:cs="Times New Roman" w:hint="eastAsia"/>
          <w:color w:val="000000" w:themeColor="text1"/>
          <w:lang w:val="en-GB"/>
        </w:rPr>
        <w:instrText>综合性期刊</w:instrText>
      </w:r>
      <w:r w:rsidR="003F444F">
        <w:rPr>
          <w:rFonts w:eastAsia="宋体" w:cs="Times New Roman" w:hint="eastAsia"/>
          <w:color w:val="000000" w:themeColor="text1"/>
          <w:lang w:val="en-GB"/>
        </w:rPr>
        <w:instrText>1</w:instrText>
      </w:r>
      <w:r w:rsidR="003F444F">
        <w:rPr>
          <w:rFonts w:eastAsia="宋体" w:cs="Times New Roman" w:hint="eastAsia"/>
          <w:color w:val="000000" w:themeColor="text1"/>
          <w:lang w:val="en-GB"/>
        </w:rPr>
        <w:instrText>区</w:instrText>
      </w:r>
      <w:r w:rsidR="003F444F">
        <w:rPr>
          <w:rFonts w:eastAsia="宋体" w:cs="Times New Roman" w:hint="eastAsia"/>
          <w:color w:val="000000" w:themeColor="text1"/>
          <w:lang w:val="en-GB"/>
        </w:rPr>
        <w:instrText>\n</w:instrText>
      </w:r>
      <w:r w:rsidR="003F444F">
        <w:rPr>
          <w:rFonts w:eastAsia="宋体" w:cs="Times New Roman" w:hint="eastAsia"/>
          <w:color w:val="000000" w:themeColor="text1"/>
          <w:lang w:val="en-GB"/>
        </w:rPr>
        <w:instrText>影响因子</w:instrText>
      </w:r>
      <w:r w:rsidR="003F444F">
        <w:rPr>
          <w:rFonts w:eastAsia="宋体" w:cs="Times New Roman" w:hint="eastAsia"/>
          <w:color w:val="000000" w:themeColor="text1"/>
          <w:lang w:val="en-GB"/>
        </w:rPr>
        <w:instrText>: 48.5\n5</w:instrText>
      </w:r>
      <w:r w:rsidR="003F444F">
        <w:rPr>
          <w:rFonts w:eastAsia="宋体" w:cs="Times New Roman" w:hint="eastAsia"/>
          <w:color w:val="000000" w:themeColor="text1"/>
          <w:lang w:val="en-GB"/>
        </w:rPr>
        <w:instrText>年影响因子</w:instrText>
      </w:r>
      <w:r w:rsidR="003F444F">
        <w:rPr>
          <w:rFonts w:eastAsia="宋体" w:cs="Times New Roman" w:hint="eastAsia"/>
          <w:color w:val="000000" w:themeColor="text1"/>
          <w:lang w:val="en-GB"/>
        </w:rPr>
        <w:instrText>: 55.0\n</w:instrText>
      </w:r>
      <w:r w:rsidR="003F444F">
        <w:rPr>
          <w:rFonts w:eastAsia="宋体" w:cs="Times New Roman" w:hint="eastAsia"/>
          <w:color w:val="000000" w:themeColor="text1"/>
          <w:lang w:val="en-GB"/>
        </w:rPr>
        <w:instrText>南农高质量</w:instrText>
      </w:r>
      <w:r w:rsidR="003F444F">
        <w:rPr>
          <w:rFonts w:eastAsia="宋体" w:cs="Times New Roman" w:hint="eastAsia"/>
          <w:color w:val="000000" w:themeColor="text1"/>
          <w:lang w:val="en-GB"/>
        </w:rPr>
        <w:instrText>: A","page":"73-76","title":"Machine-learning-assisted materials discovery using failed experiments","volume":"533","author":[{"family":"Raccuglia","</w:instrText>
      </w:r>
      <w:r w:rsidR="003F444F">
        <w:rPr>
          <w:rFonts w:eastAsia="宋体" w:cs="Times New Roman"/>
          <w:color w:val="000000" w:themeColor="text1"/>
          <w:lang w:val="en-GB"/>
        </w:rPr>
        <w:instrText>given":"Paul"},{"family":"Elbert","given":"Katherine C."},{"family":"Adler","given":"Philip D. F."},{"family":"Falk","given":"Casey"},{"family":"Wenny","given":"Malia B."},{"family":"Mollo","given":"Aurelio"},{"family":"Zeller","given":"Matthias"},{"family":"Friedler","given":"Sorelle A."},{"family":"Schrier","given":"Joshua"},{"family":"Norquist","given":"Alexander J."}],"issued":{"date-parts":[["2016",5,1]]}}},{"id":5369,"uris":["http://zotero.org/users/local/8FaPAiyS/items/RMCK62AU"],"itemData":{"id":5369,"type":"article-journal","abstract":"Chemists often discover reactions by applying catalysts to a series of simple compounds. Tweaking those reactions to tolerate more structural complexity in pharmaceutical research is time-consuming. Ahneman et al. report that machine learning can help. Using a high-throughput data set, they trained a random forest algorithm to predict which specific palladium catalysts would best tolerate isoxazoles (cyclic structures with an N?O bond) during C?N bond formation. The predictions also helped to guide analysis of the catalyst inhibition mechanism. Science, this issue p. 186 A random forest algorithm trained on high-throughput data predicts which catalysts best tolerate certain heterocycles. Machine learning methods are becoming integral to scientific inquiry in numerous disciplines. We demonstrated that machine learning can be used to predict the performance of a synthetic reaction in multidimensional chemical space using data obtained via high-throughput experimentation. We created scripts to compute and extract atomic, molecular, and vibrational descriptors for the components of a palladium-catalyzed Buchwald-Hartwig cross-coupling of aryl halides with 4-methylaniline in the presence of various potentially inhibitory additives. Using these descriptors as inputs and reaction yield as output, we showed that a random forest algorithm provides significantly improved predictive performance over linear regression analysis. The random forest model was also successfully app</w:instrText>
      </w:r>
      <w:r w:rsidR="003F444F">
        <w:rPr>
          <w:rFonts w:eastAsia="宋体" w:cs="Times New Roman" w:hint="eastAsia"/>
          <w:color w:val="000000" w:themeColor="text1"/>
          <w:lang w:val="en-GB"/>
        </w:rPr>
        <w:instrText>lied to sparse training sets and out-of-sample prediction, suggesting its value in facilitating adoption of synthetic methodology.","container-title":"Science","DOI":"10.1126/science.aar5169","issue":"6385","journalAbbreviation":"Science","note":"JCR</w:instrText>
      </w:r>
      <w:r w:rsidR="003F444F">
        <w:rPr>
          <w:rFonts w:eastAsia="宋体" w:cs="Times New Roman" w:hint="eastAsia"/>
          <w:color w:val="000000" w:themeColor="text1"/>
          <w:lang w:val="en-GB"/>
        </w:rPr>
        <w:instrText>分区</w:instrText>
      </w:r>
      <w:r w:rsidR="003F444F">
        <w:rPr>
          <w:rFonts w:eastAsia="宋体" w:cs="Times New Roman" w:hint="eastAsia"/>
          <w:color w:val="000000" w:themeColor="text1"/>
          <w:lang w:val="en-GB"/>
        </w:rPr>
        <w:instrText>: Q1\n</w:instrText>
      </w:r>
      <w:r w:rsidR="003F444F">
        <w:rPr>
          <w:rFonts w:eastAsia="宋体" w:cs="Times New Roman" w:hint="eastAsia"/>
          <w:color w:val="000000" w:themeColor="text1"/>
          <w:lang w:val="en-GB"/>
        </w:rPr>
        <w:instrText>中科院分区升级版</w:instrText>
      </w:r>
      <w:r w:rsidR="003F444F">
        <w:rPr>
          <w:rFonts w:eastAsia="宋体" w:cs="Times New Roman" w:hint="eastAsia"/>
          <w:color w:val="000000" w:themeColor="text1"/>
          <w:lang w:val="en-GB"/>
        </w:rPr>
        <w:instrText xml:space="preserve">: </w:instrText>
      </w:r>
      <w:r w:rsidR="003F444F">
        <w:rPr>
          <w:rFonts w:eastAsia="宋体" w:cs="Times New Roman" w:hint="eastAsia"/>
          <w:color w:val="000000" w:themeColor="text1"/>
          <w:lang w:val="en-GB"/>
        </w:rPr>
        <w:instrText>综合性期刊</w:instrText>
      </w:r>
      <w:r w:rsidR="003F444F">
        <w:rPr>
          <w:rFonts w:eastAsia="宋体" w:cs="Times New Roman" w:hint="eastAsia"/>
          <w:color w:val="000000" w:themeColor="text1"/>
          <w:lang w:val="en-GB"/>
        </w:rPr>
        <w:instrText>1</w:instrText>
      </w:r>
      <w:r w:rsidR="003F444F">
        <w:rPr>
          <w:rFonts w:eastAsia="宋体" w:cs="Times New Roman" w:hint="eastAsia"/>
          <w:color w:val="000000" w:themeColor="text1"/>
          <w:lang w:val="en-GB"/>
        </w:rPr>
        <w:instrText>区</w:instrText>
      </w:r>
      <w:r w:rsidR="003F444F">
        <w:rPr>
          <w:rFonts w:eastAsia="宋体" w:cs="Times New Roman" w:hint="eastAsia"/>
          <w:color w:val="000000" w:themeColor="text1"/>
          <w:lang w:val="en-GB"/>
        </w:rPr>
        <w:instrText>\n</w:instrText>
      </w:r>
      <w:r w:rsidR="003F444F">
        <w:rPr>
          <w:rFonts w:eastAsia="宋体" w:cs="Times New Roman" w:hint="eastAsia"/>
          <w:color w:val="000000" w:themeColor="text1"/>
          <w:lang w:val="en-GB"/>
        </w:rPr>
        <w:instrText>影响因子</w:instrText>
      </w:r>
      <w:r w:rsidR="003F444F">
        <w:rPr>
          <w:rFonts w:eastAsia="宋体" w:cs="Times New Roman" w:hint="eastAsia"/>
          <w:color w:val="000000" w:themeColor="text1"/>
          <w:lang w:val="en-GB"/>
        </w:rPr>
        <w:instrText>: 44.7\n5</w:instrText>
      </w:r>
      <w:r w:rsidR="003F444F">
        <w:rPr>
          <w:rFonts w:eastAsia="宋体" w:cs="Times New Roman" w:hint="eastAsia"/>
          <w:color w:val="000000" w:themeColor="text1"/>
          <w:lang w:val="en-GB"/>
        </w:rPr>
        <w:instrText>年影响因子</w:instrText>
      </w:r>
      <w:r w:rsidR="003F444F">
        <w:rPr>
          <w:rFonts w:eastAsia="宋体" w:cs="Times New Roman" w:hint="eastAsia"/>
          <w:color w:val="000000" w:themeColor="text1"/>
          <w:lang w:val="en-GB"/>
        </w:rPr>
        <w:instrText>: 50.3\n</w:instrText>
      </w:r>
      <w:r w:rsidR="003F444F">
        <w:rPr>
          <w:rFonts w:eastAsia="宋体" w:cs="Times New Roman" w:hint="eastAsia"/>
          <w:color w:val="000000" w:themeColor="text1"/>
          <w:lang w:val="en-GB"/>
        </w:rPr>
        <w:instrText>南农高质量</w:instrText>
      </w:r>
      <w:r w:rsidR="003F444F">
        <w:rPr>
          <w:rFonts w:eastAsia="宋体" w:cs="Times New Roman" w:hint="eastAsia"/>
          <w:color w:val="000000" w:themeColor="text1"/>
          <w:lang w:val="en-GB"/>
        </w:rPr>
        <w:instrText>: A\nTLDR: It is demonstrated that machine learning can be used to predict the performance of a synthetic reaction in multidimensional chemical space using data obtained via high-throughput experimentat</w:instrText>
      </w:r>
      <w:r w:rsidR="003F444F">
        <w:rPr>
          <w:rFonts w:eastAsia="宋体" w:cs="Times New Roman"/>
          <w:color w:val="000000" w:themeColor="text1"/>
          <w:lang w:val="en-GB"/>
        </w:rPr>
        <w:instrText xml:space="preserve">ion and provides significantly improved predictive performance over linear regression analysis.","page":"186-190","publisher":"American Association for the Advancement of Science","title":"Predicting reaction performance in C–N cross-coupling using machine learning","volume":"360","author":[{"family":"Ahneman","given":"Derek T."},{"family":"Estrada","given":"Jesús G."},{"family":"Lin","given":"Shishi"},{"family":"Dreher","given":"Spencer D."},{"family":"Doyle","given":"Abigail G."}],"issued":{"date-parts":[["2018",4,13]]}}}],"schema":"https://github.com/citation-style-language/schema/raw/master/csl-citation.json"} </w:instrText>
      </w:r>
      <w:r w:rsidR="003F444F">
        <w:rPr>
          <w:rFonts w:eastAsia="宋体" w:cs="Times New Roman"/>
          <w:color w:val="000000" w:themeColor="text1"/>
          <w:lang w:val="en-GB"/>
        </w:rPr>
        <w:fldChar w:fldCharType="separate"/>
      </w:r>
      <w:r w:rsidR="003F444F" w:rsidRPr="003F444F">
        <w:rPr>
          <w:rFonts w:cs="Times New Roman"/>
          <w:kern w:val="0"/>
        </w:rPr>
        <w:t>(</w:t>
      </w:r>
      <w:r w:rsidR="003F444F" w:rsidRPr="003F444F">
        <w:rPr>
          <w:rFonts w:cs="Times New Roman"/>
          <w:i/>
          <w:iCs/>
          <w:kern w:val="0"/>
        </w:rPr>
        <w:t>1</w:t>
      </w:r>
      <w:r w:rsidR="003F444F" w:rsidRPr="003F444F">
        <w:rPr>
          <w:rFonts w:cs="Times New Roman"/>
          <w:kern w:val="0"/>
        </w:rPr>
        <w:t>–</w:t>
      </w:r>
      <w:r w:rsidR="003F444F" w:rsidRPr="003F444F">
        <w:rPr>
          <w:rFonts w:cs="Times New Roman"/>
          <w:i/>
          <w:iCs/>
          <w:kern w:val="0"/>
        </w:rPr>
        <w:t>6</w:t>
      </w:r>
      <w:r w:rsidR="003F444F" w:rsidRPr="003F444F">
        <w:rPr>
          <w:rFonts w:cs="Times New Roman"/>
          <w:kern w:val="0"/>
        </w:rPr>
        <w:t>)</w:t>
      </w:r>
      <w:r w:rsidR="003F444F">
        <w:rPr>
          <w:rFonts w:eastAsia="宋体" w:cs="Times New Roman"/>
          <w:color w:val="000000" w:themeColor="text1"/>
          <w:lang w:val="en-GB"/>
        </w:rPr>
        <w:fldChar w:fldCharType="end"/>
      </w:r>
      <w:r w:rsidRPr="00C91678">
        <w:rPr>
          <w:rFonts w:eastAsia="宋体" w:cs="Times New Roman"/>
          <w:color w:val="000000" w:themeColor="text1"/>
          <w:lang w:val="en-GB"/>
        </w:rPr>
        <w:t>.</w:t>
      </w:r>
      <w:commentRangeEnd w:id="16"/>
      <w:r w:rsidR="00DC6490" w:rsidRPr="00C91678">
        <w:rPr>
          <w:rStyle w:val="af9"/>
          <w:rFonts w:eastAsia="宋体" w:cs="Times New Roman"/>
          <w:color w:val="000000" w:themeColor="text1"/>
          <w:sz w:val="24"/>
          <w:szCs w:val="24"/>
          <w:lang w:val="en-GB"/>
        </w:rPr>
        <w:commentReference w:id="16"/>
      </w:r>
      <w:r w:rsidRPr="00C91678">
        <w:rPr>
          <w:rFonts w:eastAsia="宋体" w:cs="Times New Roman"/>
          <w:color w:val="000000" w:themeColor="text1"/>
          <w:lang w:val="en-GB"/>
        </w:rPr>
        <w:t xml:space="preserve"> Model</w:t>
      </w:r>
      <w:r>
        <w:rPr>
          <w:rFonts w:eastAsia="宋体" w:cs="Times New Roman"/>
          <w:color w:val="000000" w:themeColor="text1"/>
          <w:lang w:val="en-GB"/>
        </w:rPr>
        <w:t>-</w:t>
      </w:r>
      <w:r w:rsidRPr="00C91678">
        <w:rPr>
          <w:rFonts w:eastAsia="宋体" w:cs="Times New Roman"/>
          <w:color w:val="000000" w:themeColor="text1"/>
          <w:lang w:val="en-GB"/>
        </w:rPr>
        <w:t>guided optimization, including Bayesian optimization and closed</w:t>
      </w:r>
      <w:r>
        <w:rPr>
          <w:rFonts w:eastAsia="宋体" w:cs="Times New Roman"/>
          <w:color w:val="000000" w:themeColor="text1"/>
          <w:lang w:val="en-GB"/>
        </w:rPr>
        <w:t>-</w:t>
      </w:r>
      <w:r w:rsidRPr="00C91678">
        <w:rPr>
          <w:rFonts w:eastAsia="宋体" w:cs="Times New Roman"/>
          <w:color w:val="000000" w:themeColor="text1"/>
          <w:lang w:val="en-GB"/>
        </w:rPr>
        <w:t>loop experimentation</w:t>
      </w:r>
      <w:r w:rsidR="00C6253F">
        <w:rPr>
          <w:rFonts w:eastAsia="宋体" w:cs="Times New Roman"/>
          <w:color w:val="000000" w:themeColor="text1"/>
          <w:lang w:val="en-GB"/>
        </w:rPr>
        <w:fldChar w:fldCharType="begin"/>
      </w:r>
      <w:r w:rsidR="00C6253F">
        <w:rPr>
          <w:rFonts w:eastAsia="宋体" w:cs="Times New Roman"/>
          <w:color w:val="000000" w:themeColor="text1"/>
          <w:lang w:val="en-GB"/>
        </w:rPr>
        <w:instrText xml:space="preserve"> ADDIN ZOTERO_ITEM CSL_CITATION {"citationID":"meLVyzH1","properties":{"unsorted":false,"formattedCitation":"({\\i{}7}\\uc0\\u8211{}{\\i{}10})","plainCitation":"(7–10)","noteIndex":0},"citationItems":[{"id":5486,"uris":["http://zotero.org/users/local/8FaPAiyS/items/WATE99RQ"],"itemData":{"id":5486,"type":"article-journal","abstract":"The optimization, intensification, and scale-up of photochemical processes constitute a particular challenge in a manufacturing environment geared primarily toward thermal chemistry. In this work, we present a versatile flow-based robotic platform to address these challenges through the integration of readily available hardware and custom software. Our open-source platform combines a liquid handler, syringe pumps, a tunable continuous-flow photoreactor, inexpensive Internet of Things devices, and an in-line benchtop nuclear magnetic resonance spectrometer to enable automated, data-rich optimization with a closed-loop Bayesian optimization strategy. A user-friendly graphical interface allows chemists without programming or machine learning expertise to easily monitor, analyze, and improve photocatalytic reactions with respect to both continuous and discrete variables. The system's effectiveness was demonstrated by increasing overall reaction yields and improving space-time yields compared with those of previously reported processes. There has been an extraordinary burst of recent research in photochemistry and photocatalysis driven in part by the environmentally benign appeal of light as a source of reactivity. However, many of the studies showcase small-scale reactions, and scale-up relies on a patchwork of different technologies that can require substantial trial and error to optimize. Slattery et al. report a combined software and hardware platform that iteratively determines optimal, substrate-specific conditions for photochemical processes in a scalable, flow-based architecture. The closed-loop Bayesian optimization approach enhances overall and space-time yields of a variety of distinct reactions. —Jake S. Yeston A combined software and hardware platform facilitates substrate-specific optimization of photochemical reactions.","container-title":"Science","DOI":"10.1126/science.adj1817","issue":"6681","journalAbbreviation"</w:instrText>
      </w:r>
      <w:r w:rsidR="00C6253F">
        <w:rPr>
          <w:rFonts w:eastAsia="宋体" w:cs="Times New Roman" w:hint="eastAsia"/>
          <w:color w:val="000000" w:themeColor="text1"/>
          <w:lang w:val="en-GB"/>
        </w:rPr>
        <w:instrText>:"Science","note":"_eprint: https://www.science.org/doi/pdf/10.1126/science.adj1817\nJCR</w:instrText>
      </w:r>
      <w:r w:rsidR="00C6253F">
        <w:rPr>
          <w:rFonts w:eastAsia="宋体" w:cs="Times New Roman" w:hint="eastAsia"/>
          <w:color w:val="000000" w:themeColor="text1"/>
          <w:lang w:val="en-GB"/>
        </w:rPr>
        <w:instrText>分区</w:instrText>
      </w:r>
      <w:r w:rsidR="00C6253F">
        <w:rPr>
          <w:rFonts w:eastAsia="宋体" w:cs="Times New Roman" w:hint="eastAsia"/>
          <w:color w:val="000000" w:themeColor="text1"/>
          <w:lang w:val="en-GB"/>
        </w:rPr>
        <w:instrText>: Q1\n</w:instrText>
      </w:r>
      <w:r w:rsidR="00C6253F">
        <w:rPr>
          <w:rFonts w:eastAsia="宋体" w:cs="Times New Roman" w:hint="eastAsia"/>
          <w:color w:val="000000" w:themeColor="text1"/>
          <w:lang w:val="en-GB"/>
        </w:rPr>
        <w:instrText>中科院分区升级版</w:instrText>
      </w:r>
      <w:r w:rsidR="00C6253F">
        <w:rPr>
          <w:rFonts w:eastAsia="宋体" w:cs="Times New Roman" w:hint="eastAsia"/>
          <w:color w:val="000000" w:themeColor="text1"/>
          <w:lang w:val="en-GB"/>
        </w:rPr>
        <w:instrText xml:space="preserve">: </w:instrText>
      </w:r>
      <w:r w:rsidR="00C6253F">
        <w:rPr>
          <w:rFonts w:eastAsia="宋体" w:cs="Times New Roman" w:hint="eastAsia"/>
          <w:color w:val="000000" w:themeColor="text1"/>
          <w:lang w:val="en-GB"/>
        </w:rPr>
        <w:instrText>综合性期刊</w:instrText>
      </w:r>
      <w:r w:rsidR="00C6253F">
        <w:rPr>
          <w:rFonts w:eastAsia="宋体" w:cs="Times New Roman" w:hint="eastAsia"/>
          <w:color w:val="000000" w:themeColor="text1"/>
          <w:lang w:val="en-GB"/>
        </w:rPr>
        <w:instrText>1</w:instrText>
      </w:r>
      <w:r w:rsidR="00C6253F">
        <w:rPr>
          <w:rFonts w:eastAsia="宋体" w:cs="Times New Roman" w:hint="eastAsia"/>
          <w:color w:val="000000" w:themeColor="text1"/>
          <w:lang w:val="en-GB"/>
        </w:rPr>
        <w:instrText>区</w:instrText>
      </w:r>
      <w:r w:rsidR="00C6253F">
        <w:rPr>
          <w:rFonts w:eastAsia="宋体" w:cs="Times New Roman" w:hint="eastAsia"/>
          <w:color w:val="000000" w:themeColor="text1"/>
          <w:lang w:val="en-GB"/>
        </w:rPr>
        <w:instrText>\n</w:instrText>
      </w:r>
      <w:r w:rsidR="00C6253F">
        <w:rPr>
          <w:rFonts w:eastAsia="宋体" w:cs="Times New Roman" w:hint="eastAsia"/>
          <w:color w:val="000000" w:themeColor="text1"/>
          <w:lang w:val="en-GB"/>
        </w:rPr>
        <w:instrText>影响因子</w:instrText>
      </w:r>
      <w:r w:rsidR="00C6253F">
        <w:rPr>
          <w:rFonts w:eastAsia="宋体" w:cs="Times New Roman" w:hint="eastAsia"/>
          <w:color w:val="000000" w:themeColor="text1"/>
          <w:lang w:val="en-GB"/>
        </w:rPr>
        <w:instrText>: 45.8\n5</w:instrText>
      </w:r>
      <w:r w:rsidR="00C6253F">
        <w:rPr>
          <w:rFonts w:eastAsia="宋体" w:cs="Times New Roman" w:hint="eastAsia"/>
          <w:color w:val="000000" w:themeColor="text1"/>
          <w:lang w:val="en-GB"/>
        </w:rPr>
        <w:instrText>年影响因子</w:instrText>
      </w:r>
      <w:r w:rsidR="00C6253F">
        <w:rPr>
          <w:rFonts w:eastAsia="宋体" w:cs="Times New Roman" w:hint="eastAsia"/>
          <w:color w:val="000000" w:themeColor="text1"/>
          <w:lang w:val="en-GB"/>
        </w:rPr>
        <w:instrText>: 49.7\n</w:instrText>
      </w:r>
      <w:r w:rsidR="00C6253F">
        <w:rPr>
          <w:rFonts w:eastAsia="宋体" w:cs="Times New Roman" w:hint="eastAsia"/>
          <w:color w:val="000000" w:themeColor="text1"/>
          <w:lang w:val="en-GB"/>
        </w:rPr>
        <w:instrText>南农高质量</w:instrText>
      </w:r>
      <w:r w:rsidR="00C6253F">
        <w:rPr>
          <w:rFonts w:eastAsia="宋体" w:cs="Times New Roman" w:hint="eastAsia"/>
          <w:color w:val="000000" w:themeColor="text1"/>
          <w:lang w:val="en-GB"/>
        </w:rPr>
        <w:instrText xml:space="preserve">: A","page":"eadj1817","title":"Automated self-optimization, intensification, and scale-up of photocatalysis </w:instrText>
      </w:r>
      <w:r w:rsidR="00C6253F">
        <w:rPr>
          <w:rFonts w:eastAsia="宋体" w:cs="Times New Roman"/>
          <w:color w:val="000000" w:themeColor="text1"/>
          <w:lang w:val="en-GB"/>
        </w:rPr>
        <w:instrText>in flow","volume":"383","author":[{"family":"Slattery","given":"Aidan"},{"family":"Wen","given":"Zhenghui"},{"family":"Tenblad","given":"Pauline"},{"family":"Sanjosé-Orduna","given":"Jesús"},{"family":"Pintossi","given":"Diego"},{"family":"Hartog","given":"Tim","dropping-particle":"den"},{"family":"Noël","given":"Timothy"}],"issued":{"date-parts":[["2024"]]}}},{"id":5371,"uris":["http://zotero.org/users/local/8FaPAiyS/items/Y2IU2F7G"],"itemData":{"id":5371,"type":"article-journal","abstract":"Reaction optimization is fundamental to synthetic chemistry, from optimizing the yield of industrial processes to selecting conditions for the preparation of medicinal candidates1. Likewise, parameter optimization is omnipresent in artificial intelligence, from tuning virtual personal assistants to training social media and product recommendation systems2. Owing to the high cost associated with carrying out experiments, scientists in both areas set numerous (hyper)parameter values by evaluating only a small subset of the possible configurations. Bayesian optimization, an iterative response surface-based global optimization algorithm, has demonstrated exceptional performance in the tuning of machine learning models3. Bayesian optimization has also been recently applied in chemistry4–9; however, its application and assessment for reaction optimization in synthetic chemistry has not been investigated. Here we report the development of a framework for Bayesian reaction optimization and an open-source software tool that allows chemists to easily integrate state-of-the-art optimization algorithms into their everyday laboratory practices. We collect a large benchmark dataset for a palladium-catalysed direct arylation reaction, perform a systematic study of Bayesian optimization compared to human decision-making in reaction optimization, and apply Bayesian optimization to two real-world optimization efforts (Mitsunobu and deoxyfluorination reactions). Benchmarking is accomplished via an online game that links the decisions made by expert chemists and engineers to real experiments run in the laboratory. Our findings demonstrate that Bayesian optimization outperforms human decisionmaking in both average optimization efficiency (number of experiments) and consistency (variance of outcome against initially available data). Overall, our studies suggest that adopting Bayesian optimization methods into everyday laboratory practices could facilitate more efficient synthesis of functional chemicals by enabling better-informed, data-d</w:instrText>
      </w:r>
      <w:r w:rsidR="00C6253F">
        <w:rPr>
          <w:rFonts w:eastAsia="宋体" w:cs="Times New Roman" w:hint="eastAsia"/>
          <w:color w:val="000000" w:themeColor="text1"/>
          <w:lang w:val="en-GB"/>
        </w:rPr>
        <w:instrText>riven decisions about which experiments to run.","container-title":"Nature","DOI":"10.1038/s41586-021-03213-y","ISSN":"1476-4687","issue":"7844","journalAbbreviation":"Nature","note":"JCR</w:instrText>
      </w:r>
      <w:r w:rsidR="00C6253F">
        <w:rPr>
          <w:rFonts w:eastAsia="宋体" w:cs="Times New Roman" w:hint="eastAsia"/>
          <w:color w:val="000000" w:themeColor="text1"/>
          <w:lang w:val="en-GB"/>
        </w:rPr>
        <w:instrText>分区</w:instrText>
      </w:r>
      <w:r w:rsidR="00C6253F">
        <w:rPr>
          <w:rFonts w:eastAsia="宋体" w:cs="Times New Roman" w:hint="eastAsia"/>
          <w:color w:val="000000" w:themeColor="text1"/>
          <w:lang w:val="en-GB"/>
        </w:rPr>
        <w:instrText>: Q1\n</w:instrText>
      </w:r>
      <w:r w:rsidR="00C6253F">
        <w:rPr>
          <w:rFonts w:eastAsia="宋体" w:cs="Times New Roman" w:hint="eastAsia"/>
          <w:color w:val="000000" w:themeColor="text1"/>
          <w:lang w:val="en-GB"/>
        </w:rPr>
        <w:instrText>中科院分区升级版</w:instrText>
      </w:r>
      <w:r w:rsidR="00C6253F">
        <w:rPr>
          <w:rFonts w:eastAsia="宋体" w:cs="Times New Roman" w:hint="eastAsia"/>
          <w:color w:val="000000" w:themeColor="text1"/>
          <w:lang w:val="en-GB"/>
        </w:rPr>
        <w:instrText xml:space="preserve">: </w:instrText>
      </w:r>
      <w:r w:rsidR="00C6253F">
        <w:rPr>
          <w:rFonts w:eastAsia="宋体" w:cs="Times New Roman" w:hint="eastAsia"/>
          <w:color w:val="000000" w:themeColor="text1"/>
          <w:lang w:val="en-GB"/>
        </w:rPr>
        <w:instrText>综合性期刊</w:instrText>
      </w:r>
      <w:r w:rsidR="00C6253F">
        <w:rPr>
          <w:rFonts w:eastAsia="宋体" w:cs="Times New Roman" w:hint="eastAsia"/>
          <w:color w:val="000000" w:themeColor="text1"/>
          <w:lang w:val="en-GB"/>
        </w:rPr>
        <w:instrText>1</w:instrText>
      </w:r>
      <w:r w:rsidR="00C6253F">
        <w:rPr>
          <w:rFonts w:eastAsia="宋体" w:cs="Times New Roman" w:hint="eastAsia"/>
          <w:color w:val="000000" w:themeColor="text1"/>
          <w:lang w:val="en-GB"/>
        </w:rPr>
        <w:instrText>区</w:instrText>
      </w:r>
      <w:r w:rsidR="00C6253F">
        <w:rPr>
          <w:rFonts w:eastAsia="宋体" w:cs="Times New Roman" w:hint="eastAsia"/>
          <w:color w:val="000000" w:themeColor="text1"/>
          <w:lang w:val="en-GB"/>
        </w:rPr>
        <w:instrText>\n</w:instrText>
      </w:r>
      <w:r w:rsidR="00C6253F">
        <w:rPr>
          <w:rFonts w:eastAsia="宋体" w:cs="Times New Roman" w:hint="eastAsia"/>
          <w:color w:val="000000" w:themeColor="text1"/>
          <w:lang w:val="en-GB"/>
        </w:rPr>
        <w:instrText>影响因子</w:instrText>
      </w:r>
      <w:r w:rsidR="00C6253F">
        <w:rPr>
          <w:rFonts w:eastAsia="宋体" w:cs="Times New Roman" w:hint="eastAsia"/>
          <w:color w:val="000000" w:themeColor="text1"/>
          <w:lang w:val="en-GB"/>
        </w:rPr>
        <w:instrText>: 50.5\n5</w:instrText>
      </w:r>
      <w:r w:rsidR="00C6253F">
        <w:rPr>
          <w:rFonts w:eastAsia="宋体" w:cs="Times New Roman" w:hint="eastAsia"/>
          <w:color w:val="000000" w:themeColor="text1"/>
          <w:lang w:val="en-GB"/>
        </w:rPr>
        <w:instrText>年影响因子</w:instrText>
      </w:r>
      <w:r w:rsidR="00C6253F">
        <w:rPr>
          <w:rFonts w:eastAsia="宋体" w:cs="Times New Roman" w:hint="eastAsia"/>
          <w:color w:val="000000" w:themeColor="text1"/>
          <w:lang w:val="en-GB"/>
        </w:rPr>
        <w:instrText>: 54.4\n</w:instrText>
      </w:r>
      <w:r w:rsidR="00C6253F">
        <w:rPr>
          <w:rFonts w:eastAsia="宋体" w:cs="Times New Roman" w:hint="eastAsia"/>
          <w:color w:val="000000" w:themeColor="text1"/>
          <w:lang w:val="en-GB"/>
        </w:rPr>
        <w:instrText>南农高质量</w:instrText>
      </w:r>
      <w:r w:rsidR="00C6253F">
        <w:rPr>
          <w:rFonts w:eastAsia="宋体" w:cs="Times New Roman" w:hint="eastAsia"/>
          <w:color w:val="000000" w:themeColor="text1"/>
          <w:lang w:val="en-GB"/>
        </w:rPr>
        <w:instrText>: A\nTLDR:</w:instrText>
      </w:r>
      <w:r w:rsidR="00C6253F">
        <w:rPr>
          <w:rFonts w:eastAsia="宋体" w:cs="Times New Roman"/>
          <w:color w:val="000000" w:themeColor="text1"/>
          <w:lang w:val="en-GB"/>
        </w:rPr>
        <w:instrText xml:space="preserve"> A framework for Bayesian reaction optimization and an open-source software tool that allows chemists to easily integrate state-of-the-art optimization algorithms into their everyday laboratory practices are reported, demonstrating that Bayesian optimization outperforms human decisionmaking in both average optimization efficiency and consistency.","page":"89-96","title":"Bayesian reaction optimization as a tool for chemical synthesis","volume":"590","author":[{"family":"Shields","given":"Benjamin J."},{"family":"Stevens","given":"Jason"},{"family":"Li","given":"Jun"},{"family":"Parasram","given":"Marvin"},{"family":"Damani","given":"Farhan"},{"family":"Alvarado","given":"Jesus I. Martinez"},{"family":"Janey","given":"Jacob M."},{"family":"Adams","given":"Ryan P."},{"family":"Doyle","given":"Abigail G."}],"issued":{"date-parts":[["2021",2,1]]}}},{"id":5473,"uris":["http://zotero.org/users/local/8FaPAiyS/items/QDGM4474"],"itemData":{"id":5473,"type":"article-journal","abstract":"A closed-loop, autonomous molecular discovery platform driven by integrated machine learning tools was developed to accelerate the design of molecules with desired properties. We demonstrated two case studies on dye-like molecules, targeting absorption wavelength, lipophilicity, and photooxidative stability. In the first study, the platform experimentally realized 294 unreported molecules across three automatic iterations of molecular design-make-test-analyze cycles while exploring the structure-function space of four rarely reported scaffolds. In each iteration, the property prediction models that guided exploration learned the structure-property space of diverse scaffold derivatives, which were realized with multistep syntheses and a variety of reactions. The second study exploited property models trained on the explored chemical space and previously reported molecules to discover nine top-performing molecules within a lightly explored structure-property space. As chemists make increasing use of automated equipment and predictive synthesis algorithms, an autonomous research device is coming closer to realization. Koscher et al. developed a prototype platform for exploring the prospective dye-like properties of several polycyclic small-molecule classes. By combining machine learning?enabled planning and analysis with robotic reaction modules, the apparatus iteratively synthesizes variously substituted compounds to optimize their absorption properties, lipophilicity, and photo-oxidative stability. The authors elaborate on when and why human input still comes into play. ?Jake S. Yeston A platform integrates algorithmic and robotic advances to synthesize dye molecules and iteratively optimize their properties.","container-title":"Science","DOI":"10.1126/science.adi1407","issue":"6677"</w:instrText>
      </w:r>
      <w:r w:rsidR="00C6253F">
        <w:rPr>
          <w:rFonts w:eastAsia="宋体" w:cs="Times New Roman" w:hint="eastAsia"/>
          <w:color w:val="000000" w:themeColor="text1"/>
          <w:lang w:val="en-GB"/>
        </w:rPr>
        <w:instrText>,"journalAbbreviation":"Science","note":"JCR</w:instrText>
      </w:r>
      <w:r w:rsidR="00C6253F">
        <w:rPr>
          <w:rFonts w:eastAsia="宋体" w:cs="Times New Roman" w:hint="eastAsia"/>
          <w:color w:val="000000" w:themeColor="text1"/>
          <w:lang w:val="en-GB"/>
        </w:rPr>
        <w:instrText>分区</w:instrText>
      </w:r>
      <w:r w:rsidR="00C6253F">
        <w:rPr>
          <w:rFonts w:eastAsia="宋体" w:cs="Times New Roman" w:hint="eastAsia"/>
          <w:color w:val="000000" w:themeColor="text1"/>
          <w:lang w:val="en-GB"/>
        </w:rPr>
        <w:instrText>: Q1\n</w:instrText>
      </w:r>
      <w:r w:rsidR="00C6253F">
        <w:rPr>
          <w:rFonts w:eastAsia="宋体" w:cs="Times New Roman" w:hint="eastAsia"/>
          <w:color w:val="000000" w:themeColor="text1"/>
          <w:lang w:val="en-GB"/>
        </w:rPr>
        <w:instrText>中科院分区升级版</w:instrText>
      </w:r>
      <w:r w:rsidR="00C6253F">
        <w:rPr>
          <w:rFonts w:eastAsia="宋体" w:cs="Times New Roman" w:hint="eastAsia"/>
          <w:color w:val="000000" w:themeColor="text1"/>
          <w:lang w:val="en-GB"/>
        </w:rPr>
        <w:instrText xml:space="preserve">: </w:instrText>
      </w:r>
      <w:r w:rsidR="00C6253F">
        <w:rPr>
          <w:rFonts w:eastAsia="宋体" w:cs="Times New Roman" w:hint="eastAsia"/>
          <w:color w:val="000000" w:themeColor="text1"/>
          <w:lang w:val="en-GB"/>
        </w:rPr>
        <w:instrText>综合性期刊</w:instrText>
      </w:r>
      <w:r w:rsidR="00C6253F">
        <w:rPr>
          <w:rFonts w:eastAsia="宋体" w:cs="Times New Roman" w:hint="eastAsia"/>
          <w:color w:val="000000" w:themeColor="text1"/>
          <w:lang w:val="en-GB"/>
        </w:rPr>
        <w:instrText>1</w:instrText>
      </w:r>
      <w:r w:rsidR="00C6253F">
        <w:rPr>
          <w:rFonts w:eastAsia="宋体" w:cs="Times New Roman" w:hint="eastAsia"/>
          <w:color w:val="000000" w:themeColor="text1"/>
          <w:lang w:val="en-GB"/>
        </w:rPr>
        <w:instrText>区</w:instrText>
      </w:r>
      <w:r w:rsidR="00C6253F">
        <w:rPr>
          <w:rFonts w:eastAsia="宋体" w:cs="Times New Roman" w:hint="eastAsia"/>
          <w:color w:val="000000" w:themeColor="text1"/>
          <w:lang w:val="en-GB"/>
        </w:rPr>
        <w:instrText>\n</w:instrText>
      </w:r>
      <w:r w:rsidR="00C6253F">
        <w:rPr>
          <w:rFonts w:eastAsia="宋体" w:cs="Times New Roman" w:hint="eastAsia"/>
          <w:color w:val="000000" w:themeColor="text1"/>
          <w:lang w:val="en-GB"/>
        </w:rPr>
        <w:instrText>影响因子</w:instrText>
      </w:r>
      <w:r w:rsidR="00C6253F">
        <w:rPr>
          <w:rFonts w:eastAsia="宋体" w:cs="Times New Roman" w:hint="eastAsia"/>
          <w:color w:val="000000" w:themeColor="text1"/>
          <w:lang w:val="en-GB"/>
        </w:rPr>
        <w:instrText>: 45.8\n5</w:instrText>
      </w:r>
      <w:r w:rsidR="00C6253F">
        <w:rPr>
          <w:rFonts w:eastAsia="宋体" w:cs="Times New Roman" w:hint="eastAsia"/>
          <w:color w:val="000000" w:themeColor="text1"/>
          <w:lang w:val="en-GB"/>
        </w:rPr>
        <w:instrText>年影响因子</w:instrText>
      </w:r>
      <w:r w:rsidR="00C6253F">
        <w:rPr>
          <w:rFonts w:eastAsia="宋体" w:cs="Times New Roman" w:hint="eastAsia"/>
          <w:color w:val="000000" w:themeColor="text1"/>
          <w:lang w:val="en-GB"/>
        </w:rPr>
        <w:instrText>: 49.7\n</w:instrText>
      </w:r>
      <w:r w:rsidR="00C6253F">
        <w:rPr>
          <w:rFonts w:eastAsia="宋体" w:cs="Times New Roman" w:hint="eastAsia"/>
          <w:color w:val="000000" w:themeColor="text1"/>
          <w:lang w:val="en-GB"/>
        </w:rPr>
        <w:instrText>南农高质量</w:instrText>
      </w:r>
      <w:r w:rsidR="00C6253F">
        <w:rPr>
          <w:rFonts w:eastAsia="宋体" w:cs="Times New Roman" w:hint="eastAsia"/>
          <w:color w:val="000000" w:themeColor="text1"/>
          <w:lang w:val="en-GB"/>
        </w:rPr>
        <w:instrText>: A","page":"eadi1407","publisher":"American Association for the Advancement of Science","title":"Autonomous, multiproperty-driven molecular discovery: F</w:instrText>
      </w:r>
      <w:r w:rsidR="00C6253F">
        <w:rPr>
          <w:rFonts w:eastAsia="宋体" w:cs="Times New Roman"/>
          <w:color w:val="000000" w:themeColor="text1"/>
          <w:lang w:val="en-GB"/>
        </w:rPr>
        <w:instrText>rom predictions to measurements and back","volume":"382","author":[{"family":"Koscher","given":"Brent A."},{"family":"Canty","given":"Richard B."},{"family":"McDonald","given":"Matthew A."},{"family":"Greenman","given":"Kevin P."},{"family":"McGill","given":"Charles J."},{"family":"Bilodeau","given":"Camille L."},{"family":"Jin","given":"Wengong"},{"family":"Wu","given":"Haoyang"},{"family":"Vermeire","given":"Florence H."},{"family":"Jin","given":"Brooke"},{"family":"Hart","given":"Travis"},{"family":"Kulesza","given":"Timothy"},{"family":"Li","given":"Shih-Cheng"},{"family":"Jaakkola","given":"Tommi S."},{"family":"Barzilay","given":"Regina"},{"family":"Gómez-Bombarelli","given":"Rafael"},{"family":"Green","given":"William H."},{"family":"Jensen","given":"Klavs F."}]}},{"id":5462,"uris":["http://zotero.org/users/local/8FaPAiyS/items/2N9963BY"],"itemData":{"id":5462,"type":"article-journal","abstract":"General conditions for organic reactions are important but rare, and efforts to identify them usually consider only narrow regions of chemical space. Discovering more general reaction conditions requires considering vast regions of chemical space derived from a large matrix of substrates crossed with a high-dimensional matrix of reaction conditions, rendering exhaustive experimentation impractical. Here, we report a simple closed-loop workflow that leverages data-guided matrix down-selection, uncertainty-minimizing machine learning, and robotic experimentation to discover general reaction conditions. Application to the challenging and consequential problem of heteroaryl Suzuki-Miyaura cross-coupling identified conditions that double the average yield relative to a widely used benchmark that was previously developed using traditional approaches. This study provides a practical road map for solving multidimensional chemical optimization problems with large search spaces. Chemists typically discover reactions using a small set of relatively similar starting compounds. The conditions that work best for those compounds then get applied to numerous other, often dissimilar, compounds even if alternate conditions might improve outcomes. Angello et al. developed an iterative protocol of machine learning and automated synthesis to improve the baseline conditions for the venerable Suzuki-Miyaura carbon?carbon coupling reaction. Because this method sampled a broad region of chemical space and considered negative results that are rarely tracked in conventional studies, a substantial improvement in average yield was obtained. ?JSY Iterating machine learning with robotic experimentation uncovered higher-yielding conditions for a common coupling reaction.","container-title":"Science","DOI":"10.1126/science.adc8743","issue":"6618","journalAbbreviation":"Science","note":"JC</w:instrText>
      </w:r>
      <w:r w:rsidR="00C6253F">
        <w:rPr>
          <w:rFonts w:eastAsia="宋体" w:cs="Times New Roman" w:hint="eastAsia"/>
          <w:color w:val="000000" w:themeColor="text1"/>
          <w:lang w:val="en-GB"/>
        </w:rPr>
        <w:instrText>R</w:instrText>
      </w:r>
      <w:r w:rsidR="00C6253F">
        <w:rPr>
          <w:rFonts w:eastAsia="宋体" w:cs="Times New Roman" w:hint="eastAsia"/>
          <w:color w:val="000000" w:themeColor="text1"/>
          <w:lang w:val="en-GB"/>
        </w:rPr>
        <w:instrText>分区</w:instrText>
      </w:r>
      <w:r w:rsidR="00C6253F">
        <w:rPr>
          <w:rFonts w:eastAsia="宋体" w:cs="Times New Roman" w:hint="eastAsia"/>
          <w:color w:val="000000" w:themeColor="text1"/>
          <w:lang w:val="en-GB"/>
        </w:rPr>
        <w:instrText>: Q1\n</w:instrText>
      </w:r>
      <w:r w:rsidR="00C6253F">
        <w:rPr>
          <w:rFonts w:eastAsia="宋体" w:cs="Times New Roman" w:hint="eastAsia"/>
          <w:color w:val="000000" w:themeColor="text1"/>
          <w:lang w:val="en-GB"/>
        </w:rPr>
        <w:instrText>中科院分区升级版</w:instrText>
      </w:r>
      <w:r w:rsidR="00C6253F">
        <w:rPr>
          <w:rFonts w:eastAsia="宋体" w:cs="Times New Roman" w:hint="eastAsia"/>
          <w:color w:val="000000" w:themeColor="text1"/>
          <w:lang w:val="en-GB"/>
        </w:rPr>
        <w:instrText xml:space="preserve">: </w:instrText>
      </w:r>
      <w:r w:rsidR="00C6253F">
        <w:rPr>
          <w:rFonts w:eastAsia="宋体" w:cs="Times New Roman" w:hint="eastAsia"/>
          <w:color w:val="000000" w:themeColor="text1"/>
          <w:lang w:val="en-GB"/>
        </w:rPr>
        <w:instrText>综合性期刊</w:instrText>
      </w:r>
      <w:r w:rsidR="00C6253F">
        <w:rPr>
          <w:rFonts w:eastAsia="宋体" w:cs="Times New Roman" w:hint="eastAsia"/>
          <w:color w:val="000000" w:themeColor="text1"/>
          <w:lang w:val="en-GB"/>
        </w:rPr>
        <w:instrText>1</w:instrText>
      </w:r>
      <w:r w:rsidR="00C6253F">
        <w:rPr>
          <w:rFonts w:eastAsia="宋体" w:cs="Times New Roman" w:hint="eastAsia"/>
          <w:color w:val="000000" w:themeColor="text1"/>
          <w:lang w:val="en-GB"/>
        </w:rPr>
        <w:instrText>区</w:instrText>
      </w:r>
      <w:r w:rsidR="00C6253F">
        <w:rPr>
          <w:rFonts w:eastAsia="宋体" w:cs="Times New Roman" w:hint="eastAsia"/>
          <w:color w:val="000000" w:themeColor="text1"/>
          <w:lang w:val="en-GB"/>
        </w:rPr>
        <w:instrText>\n</w:instrText>
      </w:r>
      <w:r w:rsidR="00C6253F">
        <w:rPr>
          <w:rFonts w:eastAsia="宋体" w:cs="Times New Roman" w:hint="eastAsia"/>
          <w:color w:val="000000" w:themeColor="text1"/>
          <w:lang w:val="en-GB"/>
        </w:rPr>
        <w:instrText>影响因子</w:instrText>
      </w:r>
      <w:r w:rsidR="00C6253F">
        <w:rPr>
          <w:rFonts w:eastAsia="宋体" w:cs="Times New Roman" w:hint="eastAsia"/>
          <w:color w:val="000000" w:themeColor="text1"/>
          <w:lang w:val="en-GB"/>
        </w:rPr>
        <w:instrText>: 45.8\n5</w:instrText>
      </w:r>
      <w:r w:rsidR="00C6253F">
        <w:rPr>
          <w:rFonts w:eastAsia="宋体" w:cs="Times New Roman" w:hint="eastAsia"/>
          <w:color w:val="000000" w:themeColor="text1"/>
          <w:lang w:val="en-GB"/>
        </w:rPr>
        <w:instrText>年影响因子</w:instrText>
      </w:r>
      <w:r w:rsidR="00C6253F">
        <w:rPr>
          <w:rFonts w:eastAsia="宋体" w:cs="Times New Roman" w:hint="eastAsia"/>
          <w:color w:val="000000" w:themeColor="text1"/>
          <w:lang w:val="en-GB"/>
        </w:rPr>
        <w:instrText>: 49.7\n</w:instrText>
      </w:r>
      <w:r w:rsidR="00C6253F">
        <w:rPr>
          <w:rFonts w:eastAsia="宋体" w:cs="Times New Roman" w:hint="eastAsia"/>
          <w:color w:val="000000" w:themeColor="text1"/>
          <w:lang w:val="en-GB"/>
        </w:rPr>
        <w:instrText>南农高质量</w:instrText>
      </w:r>
      <w:r w:rsidR="00C6253F">
        <w:rPr>
          <w:rFonts w:eastAsia="宋体" w:cs="Times New Roman" w:hint="eastAsia"/>
          <w:color w:val="000000" w:themeColor="text1"/>
          <w:lang w:val="en-GB"/>
        </w:rPr>
        <w:instrText>: A","page":"399-405","publisher":"American Association for the Advancement of Science","title":"Closed-loop optimization of general reaction conditions for heteroaryl suzuki-miyaura coupling","vo</w:instrText>
      </w:r>
      <w:r w:rsidR="00C6253F">
        <w:rPr>
          <w:rFonts w:eastAsia="宋体" w:cs="Times New Roman"/>
          <w:color w:val="000000" w:themeColor="text1"/>
          <w:lang w:val="en-GB"/>
        </w:rPr>
        <w:instrText xml:space="preserve">lume":"378","author":[{"family":"Angello","given":"Nicholas H."},{"family":"Rathore","given":"Vandana"},{"family":"Beker","given":"Wiktor"},{"family":"Wołos","given":"Agnieszka"},{"family":"Jira","given":"Edward R."},{"family":"Roszak","given":"Rafał"},{"family":"Wu","given":"Tony C."},{"family":"Schroeder","given":"Charles M."},{"family":"Aspuru-Guzik","given":"Alán"},{"family":"Grzybowski","given":"Bartosz A."},{"family":"Burke","given":"Martin D."}],"issued":{"date-parts":[["2022",10,28]]}}}],"schema":"https://github.com/citation-style-language/schema/raw/master/csl-citation.json"} </w:instrText>
      </w:r>
      <w:r w:rsidR="00C6253F">
        <w:rPr>
          <w:rFonts w:eastAsia="宋体" w:cs="Times New Roman"/>
          <w:color w:val="000000" w:themeColor="text1"/>
          <w:lang w:val="en-GB"/>
        </w:rPr>
        <w:fldChar w:fldCharType="separate"/>
      </w:r>
      <w:r w:rsidR="00C6253F" w:rsidRPr="00C6253F">
        <w:rPr>
          <w:rFonts w:cs="Times New Roman"/>
          <w:kern w:val="0"/>
        </w:rPr>
        <w:t>(</w:t>
      </w:r>
      <w:r w:rsidR="00C6253F" w:rsidRPr="00C6253F">
        <w:rPr>
          <w:rFonts w:cs="Times New Roman"/>
          <w:i/>
          <w:iCs/>
          <w:kern w:val="0"/>
        </w:rPr>
        <w:t>7</w:t>
      </w:r>
      <w:r w:rsidR="00C6253F" w:rsidRPr="00C6253F">
        <w:rPr>
          <w:rFonts w:cs="Times New Roman"/>
          <w:kern w:val="0"/>
        </w:rPr>
        <w:t>–</w:t>
      </w:r>
      <w:r w:rsidR="00C6253F" w:rsidRPr="00C6253F">
        <w:rPr>
          <w:rFonts w:cs="Times New Roman"/>
          <w:i/>
          <w:iCs/>
          <w:kern w:val="0"/>
        </w:rPr>
        <w:t>10</w:t>
      </w:r>
      <w:r w:rsidR="00C6253F" w:rsidRPr="00C6253F">
        <w:rPr>
          <w:rFonts w:cs="Times New Roman"/>
          <w:kern w:val="0"/>
        </w:rPr>
        <w:t>)</w:t>
      </w:r>
      <w:r w:rsidR="00C6253F">
        <w:rPr>
          <w:rFonts w:eastAsia="宋体" w:cs="Times New Roman"/>
          <w:color w:val="000000" w:themeColor="text1"/>
          <w:lang w:val="en-GB"/>
        </w:rPr>
        <w:fldChar w:fldCharType="end"/>
      </w:r>
      <w:commentRangeStart w:id="17"/>
      <w:r w:rsidRPr="00C91678">
        <w:rPr>
          <w:rFonts w:eastAsia="宋体" w:cs="Times New Roman"/>
          <w:color w:val="000000" w:themeColor="text1"/>
          <w:lang w:val="en-GB"/>
        </w:rPr>
        <w:t>,</w:t>
      </w:r>
      <w:commentRangeEnd w:id="17"/>
      <w:r w:rsidR="00DC6490" w:rsidRPr="00C91678">
        <w:rPr>
          <w:rStyle w:val="af9"/>
          <w:rFonts w:eastAsia="宋体" w:cs="Times New Roman"/>
          <w:color w:val="000000" w:themeColor="text1"/>
          <w:sz w:val="24"/>
          <w:szCs w:val="24"/>
          <w:lang w:val="en-GB"/>
        </w:rPr>
        <w:commentReference w:id="17"/>
      </w:r>
      <w:r w:rsidRPr="00C91678">
        <w:rPr>
          <w:rFonts w:eastAsia="宋体" w:cs="Times New Roman"/>
          <w:color w:val="000000" w:themeColor="text1"/>
          <w:lang w:val="en-GB"/>
        </w:rPr>
        <w:t xml:space="preserve"> has shown that algorithms can accelerate the identification of high</w:t>
      </w:r>
      <w:r>
        <w:rPr>
          <w:rFonts w:eastAsia="宋体" w:cs="Times New Roman"/>
          <w:color w:val="000000" w:themeColor="text1"/>
          <w:lang w:val="en-GB"/>
        </w:rPr>
        <w:t>-</w:t>
      </w:r>
      <w:r w:rsidRPr="00C91678">
        <w:rPr>
          <w:rFonts w:eastAsia="宋体" w:cs="Times New Roman"/>
          <w:color w:val="000000" w:themeColor="text1"/>
          <w:lang w:val="en-GB"/>
        </w:rPr>
        <w:t xml:space="preserve">performing conditions beyond what intuition alone can reliably achieve. But programmable multistep dechlorinative functionalization poses a </w:t>
      </w:r>
      <w:r w:rsidRPr="00C91678">
        <w:rPr>
          <w:rFonts w:eastAsia="宋体" w:cs="Times New Roman"/>
          <w:color w:val="000000" w:themeColor="text1"/>
          <w:lang w:val="en-GB"/>
        </w:rPr>
        <w:lastRenderedPageBreak/>
        <w:t xml:space="preserve">fundamentally different problem. The goal is not to locate a single optimum in a fixed </w:t>
      </w:r>
      <w:r>
        <w:rPr>
          <w:rFonts w:eastAsia="宋体" w:cs="Times New Roman"/>
          <w:color w:val="000000" w:themeColor="text1"/>
          <w:lang w:val="en-GB"/>
        </w:rPr>
        <w:t>condition</w:t>
      </w:r>
      <w:r w:rsidRPr="00C91678">
        <w:rPr>
          <w:rFonts w:eastAsia="宋体" w:cs="Times New Roman"/>
          <w:color w:val="000000" w:themeColor="text1"/>
          <w:lang w:val="en-GB"/>
        </w:rPr>
        <w:t xml:space="preserve"> space. It is to discover a sequence of mutually compatible condition sets that can be called upon in a controlled order. This distinction is crucial. If each </w:t>
      </w:r>
      <w:proofErr w:type="spellStart"/>
      <w:r w:rsidRPr="00C91678">
        <w:rPr>
          <w:rFonts w:eastAsia="宋体" w:cs="Times New Roman"/>
          <w:color w:val="000000" w:themeColor="text1"/>
          <w:lang w:val="en-GB"/>
        </w:rPr>
        <w:t>dechlorination</w:t>
      </w:r>
      <w:proofErr w:type="spellEnd"/>
      <w:r w:rsidRPr="00C91678">
        <w:rPr>
          <w:rFonts w:eastAsia="宋体" w:cs="Times New Roman"/>
          <w:color w:val="000000" w:themeColor="text1"/>
          <w:lang w:val="en-GB"/>
        </w:rPr>
        <w:t xml:space="preserve"> step is optimized independently, strongly activating conditions will repeatedly dominate the search, because conditions capable of activating a less reactive C–Cl bond will inevitably also activate more reactive ones. Independent optimization therefore obscures, rather than resolves, the stage</w:t>
      </w:r>
      <w:r>
        <w:rPr>
          <w:rFonts w:eastAsia="宋体" w:cs="Times New Roman"/>
          <w:color w:val="000000" w:themeColor="text1"/>
          <w:lang w:val="en-GB"/>
        </w:rPr>
        <w:t>-</w:t>
      </w:r>
      <w:r w:rsidRPr="00C91678">
        <w:rPr>
          <w:rFonts w:eastAsia="宋体" w:cs="Times New Roman"/>
          <w:color w:val="000000" w:themeColor="text1"/>
          <w:lang w:val="en-GB"/>
        </w:rPr>
        <w:t>specific selectivity problem. A viable solution must instead exploit the intrinsic hierarchy of C–Cl bond reactivity and use that hierarchy to organize the search itself. Predictive frameworks capable of this type of stage</w:t>
      </w:r>
      <w:r w:rsidR="00BC4C10">
        <w:rPr>
          <w:rFonts w:eastAsia="宋体" w:cs="Times New Roman"/>
          <w:color w:val="000000" w:themeColor="text1"/>
          <w:lang w:val="en-GB"/>
        </w:rPr>
        <w:t>-</w:t>
      </w:r>
      <w:r w:rsidRPr="00C91678">
        <w:rPr>
          <w:rFonts w:eastAsia="宋体" w:cs="Times New Roman"/>
          <w:color w:val="000000" w:themeColor="text1"/>
          <w:lang w:val="en-GB"/>
        </w:rPr>
        <w:t xml:space="preserve">dependent condition discovery have </w:t>
      </w:r>
      <w:r w:rsidRPr="007E7475">
        <w:rPr>
          <w:rFonts w:eastAsia="宋体" w:cs="Times New Roman"/>
          <w:color w:val="000000" w:themeColor="text1"/>
          <w:lang w:val="en-GB"/>
        </w:rPr>
        <w:t>yet to be established</w:t>
      </w:r>
      <w:r w:rsidRPr="00C91678">
        <w:rPr>
          <w:rFonts w:eastAsia="宋体" w:cs="Times New Roman"/>
          <w:color w:val="000000" w:themeColor="text1"/>
          <w:lang w:val="en-GB"/>
        </w:rPr>
        <w:t>.</w:t>
      </w:r>
    </w:p>
    <w:p w14:paraId="15A12D9C" w14:textId="63EF286F" w:rsidR="009F7606" w:rsidRPr="007C38C2" w:rsidRDefault="00322385" w:rsidP="009F7606">
      <w:pPr>
        <w:spacing w:line="360" w:lineRule="auto"/>
        <w:ind w:firstLine="284"/>
        <w:jc w:val="both"/>
        <w:rPr>
          <w:rFonts w:eastAsia="宋体" w:cs="Times New Roman" w:hint="eastAsia"/>
          <w:color w:val="000000" w:themeColor="text1"/>
        </w:rPr>
      </w:pPr>
      <w:r w:rsidRPr="00322385">
        <w:rPr>
          <w:rFonts w:eastAsia="宋体" w:cs="Times New Roman"/>
          <w:color w:val="000000" w:themeColor="text1"/>
        </w:rPr>
        <w:t>Here we report a reactivity</w:t>
      </w:r>
      <w:r w:rsidR="00FA0D35">
        <w:rPr>
          <w:rFonts w:eastAsia="宋体" w:cs="Times New Roman"/>
          <w:color w:val="000000" w:themeColor="text1"/>
        </w:rPr>
        <w:t>-</w:t>
      </w:r>
      <w:r w:rsidRPr="00322385">
        <w:rPr>
          <w:rFonts w:eastAsia="宋体" w:cs="Times New Roman"/>
          <w:color w:val="000000" w:themeColor="text1"/>
        </w:rPr>
        <w:t xml:space="preserve">guided hierarchical active learning strategy that converts intrinsic stepwise </w:t>
      </w:r>
      <w:r w:rsidR="00734713" w:rsidRPr="00322385">
        <w:rPr>
          <w:rFonts w:eastAsia="宋体" w:cs="Times New Roman"/>
          <w:color w:val="000000" w:themeColor="text1"/>
        </w:rPr>
        <w:t xml:space="preserve">reactivity </w:t>
      </w:r>
      <w:r w:rsidRPr="00322385">
        <w:rPr>
          <w:rFonts w:eastAsia="宋体" w:cs="Times New Roman"/>
          <w:color w:val="000000" w:themeColor="text1"/>
        </w:rPr>
        <w:t xml:space="preserve">differences into the organizing principle for condition discovery. Rather than treating multistep </w:t>
      </w:r>
      <w:proofErr w:type="spellStart"/>
      <w:r w:rsidRPr="00322385">
        <w:rPr>
          <w:rFonts w:eastAsia="宋体" w:cs="Times New Roman"/>
          <w:color w:val="000000" w:themeColor="text1"/>
        </w:rPr>
        <w:t>dechlorination</w:t>
      </w:r>
      <w:proofErr w:type="spellEnd"/>
      <w:r w:rsidRPr="00322385">
        <w:rPr>
          <w:rFonts w:eastAsia="宋体" w:cs="Times New Roman"/>
          <w:color w:val="000000" w:themeColor="text1"/>
        </w:rPr>
        <w:t xml:space="preserve"> as a collection of disconnected optimization tasks, we structured the search as a staged progression through successively narrower reactivity windows</w:t>
      </w:r>
      <w:r w:rsidR="00734713">
        <w:rPr>
          <w:rFonts w:eastAsia="宋体" w:cs="Times New Roman"/>
          <w:color w:val="000000" w:themeColor="text1"/>
        </w:rPr>
        <w:t xml:space="preserve"> </w:t>
      </w:r>
      <w:r w:rsidR="00734713" w:rsidRPr="00772804">
        <w:rPr>
          <w:rFonts w:eastAsia="宋体" w:cs="Times New Roman"/>
          <w:color w:val="000000" w:themeColor="text1"/>
        </w:rPr>
        <w:t>(Figure 1B)</w:t>
      </w:r>
      <w:r w:rsidRPr="00322385">
        <w:rPr>
          <w:rFonts w:eastAsia="宋体" w:cs="Times New Roman"/>
          <w:color w:val="000000" w:themeColor="text1"/>
        </w:rPr>
        <w:t xml:space="preserve">. </w:t>
      </w:r>
      <w:commentRangeStart w:id="18"/>
      <w:r w:rsidRPr="009F7606">
        <w:rPr>
          <w:rFonts w:eastAsia="宋体" w:cs="Times New Roman"/>
          <w:color w:val="000000" w:themeColor="text1"/>
        </w:rPr>
        <w:t xml:space="preserve">Each stage was designed not only to identify conditions </w:t>
      </w:r>
      <w:r w:rsidR="009F7606" w:rsidRPr="009F7606">
        <w:rPr>
          <w:highlight w:val="yellow"/>
        </w:rPr>
        <w:t>matched</w:t>
      </w:r>
      <w:r w:rsidRPr="009F7606">
        <w:rPr>
          <w:rFonts w:eastAsia="宋体" w:cs="Times New Roman"/>
          <w:color w:val="000000" w:themeColor="text1"/>
        </w:rPr>
        <w:t xml:space="preserve"> to the current activation event, but also to define and exclude overly strong regimes that would interfere with subsequent, milder transformations. </w:t>
      </w:r>
      <w:r w:rsidRPr="009F7606">
        <w:rPr>
          <w:rFonts w:eastAsia="宋体" w:cs="Times New Roman"/>
          <w:strike/>
          <w:color w:val="000000" w:themeColor="text1"/>
        </w:rPr>
        <w:t>In this way, latent chemical order was translated into search order. The result is a bottom</w:t>
      </w:r>
      <w:r w:rsidR="007C38C2" w:rsidRPr="009F7606">
        <w:rPr>
          <w:rFonts w:eastAsia="宋体" w:cs="Times New Roman"/>
          <w:strike/>
          <w:color w:val="000000" w:themeColor="text1"/>
        </w:rPr>
        <w:t>-</w:t>
      </w:r>
      <w:r w:rsidRPr="009F7606">
        <w:rPr>
          <w:rFonts w:eastAsia="宋体" w:cs="Times New Roman"/>
          <w:strike/>
          <w:color w:val="000000" w:themeColor="text1"/>
        </w:rPr>
        <w:t>up discovery workflow in which prediction and experiment operate in a closed</w:t>
      </w:r>
      <w:r w:rsidR="007C38C2" w:rsidRPr="009F7606">
        <w:rPr>
          <w:rFonts w:eastAsia="宋体" w:cs="Times New Roman"/>
          <w:strike/>
          <w:color w:val="000000" w:themeColor="text1"/>
        </w:rPr>
        <w:t>-</w:t>
      </w:r>
      <w:r w:rsidRPr="009F7606">
        <w:rPr>
          <w:rFonts w:eastAsia="宋体" w:cs="Times New Roman"/>
          <w:strike/>
          <w:color w:val="000000" w:themeColor="text1"/>
        </w:rPr>
        <w:t>loop to progressively carve a chemically meaningful path t</w:t>
      </w:r>
      <w:r w:rsidR="00480688" w:rsidRPr="009F7606">
        <w:rPr>
          <w:rFonts w:eastAsia="宋体" w:cs="Times New Roman"/>
          <w:strike/>
          <w:color w:val="000000" w:themeColor="text1"/>
        </w:rPr>
        <w:t>hrough a large condition space</w:t>
      </w:r>
      <w:r w:rsidR="00480688">
        <w:rPr>
          <w:rFonts w:eastAsia="宋体" w:cs="Times New Roman"/>
          <w:color w:val="000000" w:themeColor="text1"/>
        </w:rPr>
        <w:t>.</w:t>
      </w:r>
      <w:commentRangeEnd w:id="18"/>
      <w:r w:rsidR="005E2656" w:rsidRPr="007C38C2">
        <w:rPr>
          <w:rStyle w:val="af9"/>
          <w:rFonts w:eastAsia="宋体" w:cs="Times New Roman"/>
          <w:color w:val="000000" w:themeColor="text1"/>
          <w:sz w:val="24"/>
          <w:szCs w:val="24"/>
        </w:rPr>
        <w:commentReference w:id="18"/>
      </w:r>
      <w:r w:rsidR="009F7606">
        <w:rPr>
          <w:rFonts w:eastAsia="宋体" w:cs="Times New Roman"/>
          <w:color w:val="000000" w:themeColor="text1"/>
        </w:rPr>
        <w:t xml:space="preserve"> </w:t>
      </w:r>
      <w:r w:rsidR="009F7606" w:rsidRPr="009F7606">
        <w:rPr>
          <w:rFonts w:eastAsia="宋体" w:cs="Times New Roman"/>
          <w:color w:val="000000" w:themeColor="text1"/>
          <w:highlight w:val="yellow"/>
        </w:rPr>
        <w:t xml:space="preserve">Predictions from one stage therefore constrained the search space for the next, progressively separating the original condition manifold into distinct activation windows for meta-, </w:t>
      </w:r>
      <w:proofErr w:type="spellStart"/>
      <w:r w:rsidR="009F7606" w:rsidRPr="009F7606">
        <w:rPr>
          <w:rFonts w:eastAsia="宋体" w:cs="Times New Roman"/>
          <w:color w:val="000000" w:themeColor="text1"/>
          <w:highlight w:val="yellow"/>
        </w:rPr>
        <w:t>ortho</w:t>
      </w:r>
      <w:proofErr w:type="spellEnd"/>
      <w:r w:rsidR="009F7606" w:rsidRPr="009F7606">
        <w:rPr>
          <w:rFonts w:eastAsia="宋体" w:cs="Times New Roman"/>
          <w:color w:val="000000" w:themeColor="text1"/>
          <w:highlight w:val="yellow"/>
        </w:rPr>
        <w:t xml:space="preserve">-, and para-selective C–Cl functionalization. In this way, active learning was used not only to choose new experiments, but also to organize the search space according to the stepwise reactivity requirements of sequential </w:t>
      </w:r>
      <w:proofErr w:type="spellStart"/>
      <w:r w:rsidR="009F7606" w:rsidRPr="009F7606">
        <w:rPr>
          <w:rFonts w:eastAsia="宋体" w:cs="Times New Roman"/>
          <w:color w:val="000000" w:themeColor="text1"/>
          <w:highlight w:val="yellow"/>
        </w:rPr>
        <w:t>dechlorination</w:t>
      </w:r>
      <w:proofErr w:type="spellEnd"/>
      <w:r w:rsidR="009F7606" w:rsidRPr="009F7606">
        <w:rPr>
          <w:rFonts w:eastAsia="宋体" w:cs="Times New Roman"/>
          <w:color w:val="000000" w:themeColor="text1"/>
          <w:highlight w:val="yellow"/>
        </w:rPr>
        <w:t>.</w:t>
      </w:r>
    </w:p>
    <w:p w14:paraId="4C30C592" w14:textId="14B1CB7F" w:rsidR="00322385" w:rsidRPr="006C1C77" w:rsidRDefault="00322385" w:rsidP="006C1C77">
      <w:pPr>
        <w:spacing w:line="360" w:lineRule="auto"/>
        <w:ind w:firstLine="284"/>
        <w:jc w:val="both"/>
        <w:rPr>
          <w:rFonts w:eastAsia="宋体" w:cs="Times New Roman"/>
          <w:color w:val="000000" w:themeColor="text1"/>
        </w:rPr>
      </w:pPr>
      <w:r w:rsidRPr="00322385">
        <w:rPr>
          <w:rFonts w:eastAsia="宋体" w:cs="Times New Roman"/>
          <w:color w:val="000000" w:themeColor="text1"/>
        </w:rPr>
        <w:t xml:space="preserve">Applying this strategy to </w:t>
      </w:r>
      <w:proofErr w:type="spellStart"/>
      <w:r w:rsidRPr="00322385">
        <w:rPr>
          <w:rFonts w:eastAsia="宋体" w:cs="Times New Roman"/>
          <w:color w:val="000000" w:themeColor="text1"/>
        </w:rPr>
        <w:t>boryl</w:t>
      </w:r>
      <w:proofErr w:type="spellEnd"/>
      <w:r w:rsidR="007C38C2">
        <w:rPr>
          <w:rFonts w:eastAsia="宋体" w:cs="Times New Roman"/>
          <w:color w:val="000000" w:themeColor="text1"/>
        </w:rPr>
        <w:t xml:space="preserve"> </w:t>
      </w:r>
      <w:r w:rsidRPr="00322385">
        <w:rPr>
          <w:rFonts w:eastAsia="宋体" w:cs="Times New Roman"/>
          <w:color w:val="000000" w:themeColor="text1"/>
        </w:rPr>
        <w:t>radical</w:t>
      </w:r>
      <w:r w:rsidR="007C38C2">
        <w:rPr>
          <w:rFonts w:eastAsia="宋体" w:cs="Times New Roman" w:hint="eastAsia"/>
          <w:color w:val="000000" w:themeColor="text1"/>
        </w:rPr>
        <w:t>-</w:t>
      </w:r>
      <w:r w:rsidRPr="00322385">
        <w:rPr>
          <w:rFonts w:eastAsia="宋体" w:cs="Times New Roman"/>
          <w:color w:val="000000" w:themeColor="text1"/>
        </w:rPr>
        <w:t xml:space="preserve">promoted dechlorinative functionalization, we explored a condition space of 205,632 combinations defined by five variables using only 270 active learning guided experiments across three stages. </w:t>
      </w:r>
      <w:r w:rsidRPr="007C38C2">
        <w:rPr>
          <w:rFonts w:eastAsia="宋体" w:cs="Times New Roman"/>
          <w:color w:val="FF0000"/>
        </w:rPr>
        <w:t xml:space="preserve">This workflow unlocked distinct condition sets for </w:t>
      </w:r>
      <w:r w:rsidRPr="00480688">
        <w:rPr>
          <w:rFonts w:eastAsia="宋体" w:cs="Times New Roman"/>
          <w:i/>
          <w:color w:val="FF0000"/>
        </w:rPr>
        <w:t>meta</w:t>
      </w:r>
      <w:r w:rsidRPr="007C38C2">
        <w:rPr>
          <w:rFonts w:eastAsia="宋体" w:cs="Times New Roman"/>
          <w:color w:val="FF0000"/>
        </w:rPr>
        <w:t xml:space="preserve">, </w:t>
      </w:r>
      <w:proofErr w:type="spellStart"/>
      <w:r w:rsidRPr="00480688">
        <w:rPr>
          <w:rFonts w:eastAsia="宋体" w:cs="Times New Roman"/>
          <w:i/>
          <w:color w:val="FF0000"/>
        </w:rPr>
        <w:t>ortho</w:t>
      </w:r>
      <w:proofErr w:type="spellEnd"/>
      <w:r w:rsidRPr="007C38C2">
        <w:rPr>
          <w:rFonts w:eastAsia="宋体" w:cs="Times New Roman"/>
          <w:color w:val="FF0000"/>
        </w:rPr>
        <w:t xml:space="preserve">, and </w:t>
      </w:r>
      <w:r w:rsidRPr="00480688">
        <w:rPr>
          <w:rFonts w:eastAsia="宋体" w:cs="Times New Roman"/>
          <w:i/>
          <w:color w:val="FF0000"/>
        </w:rPr>
        <w:t>para</w:t>
      </w:r>
      <w:r w:rsidRPr="007C38C2">
        <w:rPr>
          <w:rFonts w:eastAsia="宋体" w:cs="Times New Roman"/>
          <w:color w:val="FF0000"/>
        </w:rPr>
        <w:t xml:space="preserve"> selective C–Cl activation, enabling programmable multistep dechlorinative functionalization of </w:t>
      </w:r>
      <w:proofErr w:type="spellStart"/>
      <w:r w:rsidRPr="007C38C2">
        <w:rPr>
          <w:rFonts w:eastAsia="宋体" w:cs="Times New Roman"/>
          <w:color w:val="FF0000"/>
        </w:rPr>
        <w:t>polychloroarenes</w:t>
      </w:r>
      <w:proofErr w:type="spellEnd"/>
      <w:r w:rsidRPr="007C38C2">
        <w:rPr>
          <w:rFonts w:eastAsia="宋体" w:cs="Times New Roman"/>
          <w:color w:val="FF0000"/>
        </w:rPr>
        <w:t xml:space="preserve"> with broad alkene scope, strong functional group tolerance, and further diversification into densely substituted arenes and macrocyclic scaffolds</w:t>
      </w:r>
      <w:r w:rsidR="007C38C2">
        <w:rPr>
          <w:rFonts w:eastAsia="宋体" w:cs="Times New Roman"/>
          <w:color w:val="000000" w:themeColor="text1"/>
        </w:rPr>
        <w:t xml:space="preserve"> </w:t>
      </w:r>
      <w:r w:rsidR="007C38C2" w:rsidRPr="00F961A3">
        <w:rPr>
          <w:rFonts w:eastAsia="宋体" w:cs="Times New Roman"/>
          <w:color w:val="FF0000"/>
        </w:rPr>
        <w:t>(Figure 1C)</w:t>
      </w:r>
      <w:r w:rsidRPr="00322385">
        <w:rPr>
          <w:rFonts w:eastAsia="宋体" w:cs="Times New Roman"/>
          <w:color w:val="000000" w:themeColor="text1"/>
        </w:rPr>
        <w:t xml:space="preserve">. </w:t>
      </w:r>
      <w:r w:rsidR="00480688" w:rsidRPr="00480688">
        <w:rPr>
          <w:rFonts w:eastAsia="宋体" w:cs="Times New Roman"/>
          <w:color w:val="000000" w:themeColor="text1"/>
        </w:rPr>
        <w:t xml:space="preserve">More broadly, this work demonstrates how data-driven search can be integrated with intrinsic </w:t>
      </w:r>
      <w:r w:rsidR="00480688" w:rsidRPr="00480688">
        <w:rPr>
          <w:rFonts w:eastAsia="宋体" w:cs="Times New Roman"/>
          <w:color w:val="000000" w:themeColor="text1"/>
        </w:rPr>
        <w:lastRenderedPageBreak/>
        <w:t xml:space="preserve">reactivity differences to solve stage-dependent condition discovery in complex multistep transformations, </w:t>
      </w:r>
      <w:r w:rsidR="00480688" w:rsidRPr="00322385">
        <w:rPr>
          <w:rFonts w:eastAsia="宋体" w:cs="Times New Roman"/>
          <w:color w:val="000000" w:themeColor="text1"/>
        </w:rPr>
        <w:t xml:space="preserve">thereby opening a general route to programmable molecular editing in complex </w:t>
      </w:r>
      <w:proofErr w:type="spellStart"/>
      <w:r w:rsidR="00480688" w:rsidRPr="00322385">
        <w:rPr>
          <w:rFonts w:eastAsia="宋体" w:cs="Times New Roman"/>
          <w:color w:val="000000" w:themeColor="text1"/>
        </w:rPr>
        <w:t>polyfunctional</w:t>
      </w:r>
      <w:proofErr w:type="spellEnd"/>
      <w:r w:rsidR="00480688" w:rsidRPr="00322385">
        <w:rPr>
          <w:rFonts w:eastAsia="宋体" w:cs="Times New Roman"/>
          <w:color w:val="000000" w:themeColor="text1"/>
        </w:rPr>
        <w:t xml:space="preserve"> molecules.</w:t>
      </w:r>
    </w:p>
    <w:p w14:paraId="770B6622" w14:textId="4D8A5D5B" w:rsidR="00EB4F20" w:rsidRDefault="00F0039E" w:rsidP="00F0039E">
      <w:pPr>
        <w:spacing w:line="360" w:lineRule="auto"/>
        <w:jc w:val="center"/>
        <w:rPr>
          <w:rFonts w:eastAsia="宋体" w:cs="Times New Roman"/>
          <w:color w:val="0070C0"/>
        </w:rPr>
      </w:pPr>
      <w:r>
        <w:rPr>
          <w:rFonts w:eastAsia="宋体" w:cs="Times New Roman"/>
          <w:noProof/>
          <w:color w:val="0070C0"/>
        </w:rPr>
        <w:drawing>
          <wp:inline distT="0" distB="0" distL="0" distR="0" wp14:anchorId="26F1DA94" wp14:editId="21684217">
            <wp:extent cx="5905500" cy="3678663"/>
            <wp:effectExtent l="0" t="0" r="0" b="0"/>
            <wp:docPr id="408113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9961" cy="3687671"/>
                    </a:xfrm>
                    <a:prstGeom prst="rect">
                      <a:avLst/>
                    </a:prstGeom>
                    <a:noFill/>
                  </pic:spPr>
                </pic:pic>
              </a:graphicData>
            </a:graphic>
          </wp:inline>
        </w:drawing>
      </w:r>
    </w:p>
    <w:p w14:paraId="502C4047" w14:textId="1BC9D8A3" w:rsidR="00BB3A33" w:rsidRPr="0022650D" w:rsidRDefault="00BB3A33" w:rsidP="00F0039E">
      <w:pPr>
        <w:spacing w:line="360" w:lineRule="auto"/>
        <w:jc w:val="center"/>
        <w:rPr>
          <w:rFonts w:eastAsia="宋体" w:cs="Times New Roman" w:hint="eastAsia"/>
          <w:color w:val="0070C0"/>
        </w:rPr>
      </w:pPr>
      <w:r w:rsidRPr="00BB3A33">
        <w:rPr>
          <w:rFonts w:eastAsia="宋体" w:cs="Times New Roman"/>
          <w:noProof/>
          <w:color w:val="0070C0"/>
        </w:rPr>
        <w:drawing>
          <wp:inline distT="0" distB="0" distL="0" distR="0" wp14:anchorId="57026A54" wp14:editId="7789AD4E">
            <wp:extent cx="5943600" cy="2317684"/>
            <wp:effectExtent l="0" t="0" r="0" b="6985"/>
            <wp:docPr id="1" name="图片 1" descr="D:\weixin\xwechat_files\hongxin366030_686c\temp\RWTemp\2026-05\d53f1e176f4cfff5cc6d542ecc96ad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ixin\xwechat_files\hongxin366030_686c\temp\RWTemp\2026-05\d53f1e176f4cfff5cc6d542ecc96ad3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17684"/>
                    </a:xfrm>
                    <a:prstGeom prst="rect">
                      <a:avLst/>
                    </a:prstGeom>
                    <a:noFill/>
                    <a:ln>
                      <a:noFill/>
                    </a:ln>
                  </pic:spPr>
                </pic:pic>
              </a:graphicData>
            </a:graphic>
          </wp:inline>
        </w:drawing>
      </w:r>
      <w:bookmarkStart w:id="19" w:name="_GoBack"/>
      <w:bookmarkEnd w:id="19"/>
    </w:p>
    <w:p w14:paraId="062D2027" w14:textId="05E02965" w:rsidR="001D66E9" w:rsidRPr="005076EF" w:rsidRDefault="00F86B2C" w:rsidP="00BC73B7">
      <w:pPr>
        <w:spacing w:line="360" w:lineRule="auto"/>
        <w:jc w:val="both"/>
        <w:rPr>
          <w:rFonts w:eastAsia="宋体" w:cs="Times New Roman"/>
          <w:b/>
          <w:bCs/>
          <w:color w:val="000000" w:themeColor="text1"/>
          <w:sz w:val="18"/>
          <w:szCs w:val="18"/>
        </w:rPr>
      </w:pPr>
      <w:commentRangeStart w:id="20"/>
      <w:commentRangeStart w:id="21"/>
      <w:commentRangeStart w:id="22"/>
      <w:r w:rsidRPr="00313CAD">
        <w:rPr>
          <w:rFonts w:eastAsia="宋体" w:cs="Times New Roman"/>
          <w:b/>
          <w:bCs/>
          <w:color w:val="000000" w:themeColor="text1"/>
          <w:sz w:val="18"/>
          <w:szCs w:val="18"/>
        </w:rPr>
        <w:t>Figure 1</w:t>
      </w:r>
      <w:r w:rsidR="00EB4F20" w:rsidRPr="00313CAD">
        <w:rPr>
          <w:rFonts w:eastAsia="宋体" w:cs="Times New Roman"/>
          <w:b/>
          <w:bCs/>
          <w:color w:val="000000" w:themeColor="text1"/>
          <w:sz w:val="18"/>
          <w:szCs w:val="18"/>
        </w:rPr>
        <w:t xml:space="preserve">. </w:t>
      </w:r>
      <w:commentRangeEnd w:id="20"/>
      <w:r w:rsidR="000D6FC3" w:rsidRPr="00714C7C">
        <w:rPr>
          <w:rStyle w:val="af9"/>
          <w:rFonts w:eastAsia="宋体" w:cs="Times New Roman"/>
          <w:b/>
          <w:bCs/>
          <w:color w:val="000000" w:themeColor="text1"/>
          <w:sz w:val="18"/>
          <w:szCs w:val="18"/>
        </w:rPr>
        <w:commentReference w:id="20"/>
      </w:r>
      <w:commentRangeEnd w:id="21"/>
      <w:r w:rsidR="00496814" w:rsidRPr="00714C7C">
        <w:rPr>
          <w:rStyle w:val="af9"/>
          <w:rFonts w:eastAsia="宋体" w:cs="Times New Roman"/>
          <w:b/>
          <w:bCs/>
          <w:color w:val="000000" w:themeColor="text1"/>
          <w:sz w:val="18"/>
          <w:szCs w:val="18"/>
        </w:rPr>
        <w:commentReference w:id="21"/>
      </w:r>
      <w:commentRangeEnd w:id="22"/>
      <w:r w:rsidR="009F7606">
        <w:rPr>
          <w:rStyle w:val="af9"/>
        </w:rPr>
        <w:commentReference w:id="22"/>
      </w:r>
      <w:r w:rsidR="00714C7C" w:rsidRPr="00714C7C">
        <w:rPr>
          <w:rFonts w:eastAsia="宋体" w:cs="Times New Roman"/>
          <w:b/>
          <w:bCs/>
          <w:color w:val="000000" w:themeColor="text1"/>
          <w:sz w:val="18"/>
          <w:szCs w:val="18"/>
        </w:rPr>
        <w:t xml:space="preserve">Reactivity-guided hierarchical active learning for programmable multistep dechlorinative functionalization of </w:t>
      </w:r>
      <w:proofErr w:type="spellStart"/>
      <w:r w:rsidR="00714C7C" w:rsidRPr="00714C7C">
        <w:rPr>
          <w:rFonts w:eastAsia="宋体" w:cs="Times New Roman"/>
          <w:b/>
          <w:bCs/>
          <w:color w:val="000000" w:themeColor="text1"/>
          <w:sz w:val="18"/>
          <w:szCs w:val="18"/>
        </w:rPr>
        <w:t>polychloroarenes</w:t>
      </w:r>
      <w:proofErr w:type="spellEnd"/>
      <w:r w:rsidR="00714C7C" w:rsidRPr="00714C7C">
        <w:rPr>
          <w:rFonts w:eastAsia="宋体" w:cs="Times New Roman"/>
          <w:b/>
          <w:bCs/>
          <w:color w:val="000000" w:themeColor="text1"/>
          <w:sz w:val="18"/>
          <w:szCs w:val="18"/>
        </w:rPr>
        <w:t>.</w:t>
      </w:r>
      <w:r w:rsidR="00714C7C" w:rsidRPr="00714C7C">
        <w:t xml:space="preserve"> </w:t>
      </w:r>
      <w:r w:rsidR="00714C7C" w:rsidRPr="00714C7C">
        <w:rPr>
          <w:rFonts w:eastAsia="宋体" w:cs="Times New Roman"/>
          <w:b/>
          <w:bCs/>
          <w:color w:val="000000" w:themeColor="text1"/>
          <w:sz w:val="18"/>
          <w:szCs w:val="18"/>
        </w:rPr>
        <w:t xml:space="preserve">(A) Synthetic challenge in programmable multistep dechlorinative functionalization of </w:t>
      </w:r>
      <w:proofErr w:type="spellStart"/>
      <w:r w:rsidR="00714C7C" w:rsidRPr="00714C7C">
        <w:rPr>
          <w:rFonts w:eastAsia="宋体" w:cs="Times New Roman"/>
          <w:b/>
          <w:bCs/>
          <w:color w:val="000000" w:themeColor="text1"/>
          <w:sz w:val="18"/>
          <w:szCs w:val="18"/>
        </w:rPr>
        <w:t>polychloroarenes</w:t>
      </w:r>
      <w:proofErr w:type="spellEnd"/>
      <w:r w:rsidR="00714C7C" w:rsidRPr="00714C7C">
        <w:rPr>
          <w:rFonts w:eastAsia="宋体" w:cs="Times New Roman"/>
          <w:b/>
          <w:bCs/>
          <w:color w:val="000000" w:themeColor="text1"/>
          <w:sz w:val="18"/>
          <w:szCs w:val="18"/>
        </w:rPr>
        <w:t>.</w:t>
      </w:r>
      <w:r w:rsidR="00714C7C">
        <w:rPr>
          <w:rFonts w:eastAsia="宋体" w:cs="Times New Roman"/>
          <w:b/>
          <w:bCs/>
          <w:color w:val="000000" w:themeColor="text1"/>
          <w:sz w:val="18"/>
          <w:szCs w:val="18"/>
        </w:rPr>
        <w:t xml:space="preserve"> </w:t>
      </w:r>
      <w:r w:rsidR="00714C7C" w:rsidRPr="00714C7C">
        <w:rPr>
          <w:rFonts w:eastAsia="宋体" w:cs="Times New Roman"/>
          <w:b/>
          <w:bCs/>
          <w:color w:val="000000" w:themeColor="text1"/>
          <w:sz w:val="18"/>
          <w:szCs w:val="18"/>
        </w:rPr>
        <w:t>(B) Reactivity-guided hierarchical active learning strategy for stage-dependent condition discovery.</w:t>
      </w:r>
      <w:r w:rsidR="00714C7C">
        <w:rPr>
          <w:rFonts w:eastAsia="宋体" w:cs="Times New Roman"/>
          <w:b/>
          <w:bCs/>
          <w:color w:val="000000" w:themeColor="text1"/>
          <w:sz w:val="18"/>
          <w:szCs w:val="18"/>
        </w:rPr>
        <w:t xml:space="preserve"> </w:t>
      </w:r>
      <w:r w:rsidR="00714C7C" w:rsidRPr="00714C7C">
        <w:rPr>
          <w:rFonts w:eastAsia="宋体" w:cs="Times New Roman"/>
          <w:b/>
          <w:bCs/>
          <w:color w:val="000000" w:themeColor="text1"/>
          <w:sz w:val="18"/>
          <w:szCs w:val="18"/>
        </w:rPr>
        <w:t>(C) Synthetic performance and applications of</w:t>
      </w:r>
      <w:r w:rsidR="00714C7C">
        <w:rPr>
          <w:rFonts w:eastAsia="宋体" w:cs="Times New Roman"/>
          <w:b/>
          <w:bCs/>
          <w:color w:val="000000" w:themeColor="text1"/>
          <w:sz w:val="18"/>
          <w:szCs w:val="18"/>
        </w:rPr>
        <w:t xml:space="preserve"> </w:t>
      </w:r>
      <w:r w:rsidR="00714C7C" w:rsidRPr="00714C7C">
        <w:rPr>
          <w:rFonts w:eastAsia="宋体" w:cs="Times New Roman"/>
          <w:b/>
          <w:bCs/>
          <w:color w:val="000000" w:themeColor="text1"/>
          <w:sz w:val="18"/>
          <w:szCs w:val="18"/>
        </w:rPr>
        <w:t>the data-driven discovered</w:t>
      </w:r>
      <w:r w:rsidR="00714C7C">
        <w:rPr>
          <w:rFonts w:eastAsia="宋体" w:cs="Times New Roman"/>
          <w:b/>
          <w:bCs/>
          <w:color w:val="000000" w:themeColor="text1"/>
          <w:sz w:val="18"/>
          <w:szCs w:val="18"/>
        </w:rPr>
        <w:t xml:space="preserve"> </w:t>
      </w:r>
      <w:proofErr w:type="spellStart"/>
      <w:r w:rsidR="00714C7C">
        <w:rPr>
          <w:rFonts w:eastAsia="宋体" w:cs="Times New Roman"/>
          <w:b/>
          <w:bCs/>
          <w:color w:val="000000" w:themeColor="text1"/>
          <w:sz w:val="18"/>
          <w:szCs w:val="18"/>
        </w:rPr>
        <w:t>boryl</w:t>
      </w:r>
      <w:proofErr w:type="spellEnd"/>
      <w:r w:rsidR="00714C7C">
        <w:rPr>
          <w:rFonts w:eastAsia="宋体" w:cs="Times New Roman"/>
          <w:b/>
          <w:bCs/>
          <w:color w:val="000000" w:themeColor="text1"/>
          <w:sz w:val="18"/>
          <w:szCs w:val="18"/>
        </w:rPr>
        <w:t xml:space="preserve"> radical-promoted</w:t>
      </w:r>
      <w:r w:rsidR="00714C7C" w:rsidRPr="00714C7C">
        <w:rPr>
          <w:rFonts w:eastAsia="宋体" w:cs="Times New Roman"/>
          <w:b/>
          <w:bCs/>
          <w:color w:val="000000" w:themeColor="text1"/>
          <w:sz w:val="18"/>
          <w:szCs w:val="18"/>
        </w:rPr>
        <w:t xml:space="preserve"> </w:t>
      </w:r>
      <w:r w:rsidR="00714C7C">
        <w:rPr>
          <w:rFonts w:eastAsia="宋体" w:cs="Times New Roman"/>
          <w:b/>
          <w:bCs/>
          <w:color w:val="000000" w:themeColor="text1"/>
          <w:sz w:val="18"/>
          <w:szCs w:val="18"/>
        </w:rPr>
        <w:t xml:space="preserve">dechlorinative functionalization </w:t>
      </w:r>
      <w:r w:rsidR="00714C7C" w:rsidRPr="00714C7C">
        <w:rPr>
          <w:rFonts w:eastAsia="宋体" w:cs="Times New Roman"/>
          <w:b/>
          <w:bCs/>
          <w:color w:val="000000" w:themeColor="text1"/>
          <w:sz w:val="18"/>
          <w:szCs w:val="18"/>
        </w:rPr>
        <w:t>conditions.</w:t>
      </w:r>
    </w:p>
    <w:p w14:paraId="5173C756" w14:textId="11AA11E1" w:rsidR="001D1294" w:rsidRPr="00217C3F" w:rsidRDefault="001D1294" w:rsidP="0075425B">
      <w:pPr>
        <w:pStyle w:val="1"/>
        <w:rPr>
          <w:sz w:val="28"/>
          <w:szCs w:val="28"/>
          <w:lang w:val="en-GB"/>
        </w:rPr>
      </w:pPr>
      <w:r w:rsidRPr="00217C3F">
        <w:rPr>
          <w:sz w:val="28"/>
          <w:szCs w:val="28"/>
          <w:lang w:val="en-GB"/>
        </w:rPr>
        <w:lastRenderedPageBreak/>
        <w:t>Result</w:t>
      </w:r>
      <w:r w:rsidR="00784F29" w:rsidRPr="00217C3F">
        <w:rPr>
          <w:sz w:val="28"/>
          <w:szCs w:val="28"/>
          <w:lang w:val="en-GB"/>
        </w:rPr>
        <w:t>s</w:t>
      </w:r>
      <w:r w:rsidRPr="00217C3F">
        <w:rPr>
          <w:sz w:val="28"/>
          <w:szCs w:val="28"/>
          <w:lang w:val="en-GB"/>
        </w:rPr>
        <w:t xml:space="preserve"> and discussion </w:t>
      </w:r>
    </w:p>
    <w:p w14:paraId="52D29A8F" w14:textId="5957643D" w:rsidR="00A9658D" w:rsidRPr="00A64601" w:rsidRDefault="006F6C73" w:rsidP="00A64601">
      <w:pPr>
        <w:rPr>
          <w:lang w:val="en-GB"/>
        </w:rPr>
      </w:pPr>
      <w:r w:rsidRPr="006F6C73">
        <w:rPr>
          <w:b/>
          <w:bCs/>
          <w:lang w:val="en-GB"/>
        </w:rPr>
        <w:t>Design of reactivity-guided hierarchical condition discovery</w:t>
      </w:r>
    </w:p>
    <w:p w14:paraId="2876BB9E" w14:textId="77777777" w:rsidR="00DC2D94" w:rsidRDefault="00E43872" w:rsidP="00A40E7D">
      <w:pPr>
        <w:spacing w:line="360" w:lineRule="auto"/>
        <w:ind w:firstLine="284"/>
        <w:jc w:val="both"/>
        <w:rPr>
          <w:rFonts w:eastAsia="宋体" w:cs="Times New Roman"/>
          <w:color w:val="000000" w:themeColor="text1"/>
          <w:lang w:val="en-GB"/>
        </w:rPr>
      </w:pPr>
      <w:bookmarkStart w:id="23" w:name="OLE_LINK25"/>
      <w:commentRangeStart w:id="24"/>
      <w:commentRangeStart w:id="25"/>
      <w:r w:rsidRPr="00E43872">
        <w:rPr>
          <w:rFonts w:eastAsia="宋体" w:cs="Times New Roman"/>
          <w:color w:val="000000" w:themeColor="text1"/>
          <w:lang w:val="en-GB"/>
        </w:rPr>
        <w:t xml:space="preserve">Lewis base-ligated </w:t>
      </w:r>
      <w:proofErr w:type="spellStart"/>
      <w:r w:rsidRPr="00E43872">
        <w:rPr>
          <w:rFonts w:eastAsia="宋体" w:cs="Times New Roman"/>
          <w:color w:val="000000" w:themeColor="text1"/>
          <w:lang w:val="en-GB"/>
        </w:rPr>
        <w:t>boryl</w:t>
      </w:r>
      <w:proofErr w:type="spellEnd"/>
      <w:r w:rsidRPr="00E43872">
        <w:rPr>
          <w:rFonts w:eastAsia="宋体" w:cs="Times New Roman"/>
          <w:color w:val="000000" w:themeColor="text1"/>
          <w:lang w:val="en-GB"/>
        </w:rPr>
        <w:t xml:space="preserve"> radicals </w:t>
      </w:r>
      <w:commentRangeEnd w:id="24"/>
      <w:r w:rsidR="00F93CE9" w:rsidRPr="00E43872">
        <w:rPr>
          <w:rStyle w:val="af9"/>
          <w:rFonts w:eastAsia="宋体" w:cs="Times New Roman"/>
          <w:color w:val="000000" w:themeColor="text1"/>
          <w:sz w:val="24"/>
          <w:szCs w:val="24"/>
          <w:lang w:val="en-GB"/>
        </w:rPr>
        <w:commentReference w:id="24"/>
      </w:r>
      <w:commentRangeEnd w:id="25"/>
      <w:r w:rsidR="00DC2D94">
        <w:rPr>
          <w:rStyle w:val="af9"/>
        </w:rPr>
        <w:commentReference w:id="25"/>
      </w:r>
      <w:r w:rsidRPr="00E43872">
        <w:rPr>
          <w:rFonts w:eastAsia="宋体" w:cs="Times New Roman"/>
          <w:color w:val="000000" w:themeColor="text1"/>
          <w:lang w:val="en-GB"/>
        </w:rPr>
        <w:t xml:space="preserve">offered </w:t>
      </w:r>
    </w:p>
    <w:p w14:paraId="5A25F2D7" w14:textId="77777777" w:rsidR="00DC2D94" w:rsidRDefault="00DC2D94" w:rsidP="00A40E7D">
      <w:pPr>
        <w:spacing w:line="360" w:lineRule="auto"/>
        <w:ind w:firstLine="284"/>
        <w:jc w:val="both"/>
        <w:rPr>
          <w:rFonts w:eastAsia="宋体" w:cs="Times New Roman"/>
          <w:color w:val="000000" w:themeColor="text1"/>
          <w:lang w:val="en-GB"/>
        </w:rPr>
      </w:pPr>
    </w:p>
    <w:p w14:paraId="26B4E31B" w14:textId="514E3A53" w:rsidR="00682645" w:rsidRDefault="00DC2D94" w:rsidP="009112F9">
      <w:pPr>
        <w:spacing w:line="360" w:lineRule="auto"/>
        <w:ind w:firstLine="284"/>
        <w:jc w:val="both"/>
        <w:rPr>
          <w:rFonts w:eastAsia="宋体" w:cs="Times New Roman"/>
          <w:color w:val="000000" w:themeColor="text1"/>
          <w:highlight w:val="yellow"/>
          <w:lang w:val="en-GB"/>
        </w:rPr>
      </w:pPr>
      <w:r w:rsidRPr="00DC2D94">
        <w:rPr>
          <w:rFonts w:eastAsia="宋体" w:cs="Times New Roman"/>
          <w:color w:val="000000" w:themeColor="text1"/>
          <w:highlight w:val="yellow"/>
          <w:lang w:val="en-GB"/>
        </w:rPr>
        <w:t xml:space="preserve">Lewis base-ligated </w:t>
      </w:r>
      <w:proofErr w:type="spellStart"/>
      <w:r w:rsidRPr="00DC2D94">
        <w:rPr>
          <w:rFonts w:eastAsia="宋体" w:cs="Times New Roman"/>
          <w:color w:val="000000" w:themeColor="text1"/>
          <w:highlight w:val="yellow"/>
          <w:lang w:val="en-GB"/>
        </w:rPr>
        <w:t>boryl</w:t>
      </w:r>
      <w:proofErr w:type="spellEnd"/>
      <w:r w:rsidRPr="00DC2D94">
        <w:rPr>
          <w:rFonts w:eastAsia="宋体" w:cs="Times New Roman"/>
          <w:color w:val="000000" w:themeColor="text1"/>
          <w:highlight w:val="yellow"/>
          <w:lang w:val="en-GB"/>
        </w:rPr>
        <w:t xml:space="preserve"> radicals have emerged as powerful open-shell reagents for carbon–halogen bond activation, enabling the cleavage of otherwise challenging C–X bonds through </w:t>
      </w:r>
      <w:proofErr w:type="spellStart"/>
      <w:r w:rsidRPr="00DC2D94">
        <w:rPr>
          <w:rFonts w:eastAsia="宋体" w:cs="Times New Roman"/>
          <w:color w:val="000000" w:themeColor="text1"/>
          <w:highlight w:val="yellow"/>
          <w:lang w:val="en-GB"/>
        </w:rPr>
        <w:t>tunable</w:t>
      </w:r>
      <w:proofErr w:type="spellEnd"/>
      <w:r w:rsidRPr="00DC2D94">
        <w:rPr>
          <w:rFonts w:eastAsia="宋体" w:cs="Times New Roman"/>
          <w:color w:val="000000" w:themeColor="text1"/>
          <w:highlight w:val="yellow"/>
          <w:lang w:val="en-GB"/>
        </w:rPr>
        <w:t xml:space="preserve"> radical pathways. This reactivity makes them</w:t>
      </w:r>
      <w:r w:rsidRPr="00DC2D94">
        <w:rPr>
          <w:rFonts w:eastAsia="宋体" w:cs="Times New Roman"/>
          <w:color w:val="000000" w:themeColor="text1"/>
          <w:lang w:val="en-GB"/>
        </w:rPr>
        <w:t xml:space="preserve"> </w:t>
      </w:r>
      <w:r w:rsidR="00E43872" w:rsidRPr="00E43872">
        <w:rPr>
          <w:rFonts w:eastAsia="宋体" w:cs="Times New Roman"/>
          <w:color w:val="000000" w:themeColor="text1"/>
          <w:lang w:val="en-GB"/>
        </w:rPr>
        <w:t xml:space="preserve">an ideal platform for programmable multistep dechlorinative functionalization because their reactivity can be tuned across a wide continuum. Variation of the Lewis base, boron substituents, </w:t>
      </w:r>
      <w:commentRangeStart w:id="26"/>
      <w:commentRangeStart w:id="27"/>
      <w:r w:rsidR="00E43872" w:rsidRPr="00E43872">
        <w:rPr>
          <w:rFonts w:eastAsia="宋体" w:cs="Times New Roman"/>
          <w:color w:val="000000" w:themeColor="text1"/>
          <w:lang w:val="en-GB"/>
        </w:rPr>
        <w:t xml:space="preserve">radical-quenching </w:t>
      </w:r>
      <w:r w:rsidR="00E43872" w:rsidRPr="00DC2D94">
        <w:rPr>
          <w:rFonts w:eastAsia="宋体" w:cs="Times New Roman"/>
          <w:strike/>
          <w:color w:val="000000" w:themeColor="text1"/>
          <w:lang w:val="en-GB"/>
        </w:rPr>
        <w:t>manifold</w:t>
      </w:r>
      <w:commentRangeEnd w:id="26"/>
      <w:r w:rsidR="00F93CE9" w:rsidRPr="00DC2D94">
        <w:rPr>
          <w:rStyle w:val="af9"/>
          <w:rFonts w:eastAsia="宋体" w:cs="Times New Roman"/>
          <w:strike/>
          <w:color w:val="000000" w:themeColor="text1"/>
          <w:sz w:val="24"/>
          <w:szCs w:val="24"/>
          <w:lang w:val="en-GB"/>
        </w:rPr>
        <w:commentReference w:id="26"/>
      </w:r>
      <w:commentRangeEnd w:id="27"/>
      <w:r w:rsidRPr="00DC2D94">
        <w:rPr>
          <w:rStyle w:val="af9"/>
          <w:strike/>
        </w:rPr>
        <w:commentReference w:id="27"/>
      </w:r>
      <w:r>
        <w:rPr>
          <w:rFonts w:eastAsia="宋体" w:cs="Times New Roman"/>
          <w:color w:val="000000" w:themeColor="text1"/>
          <w:lang w:val="en-GB"/>
        </w:rPr>
        <w:t xml:space="preserve"> </w:t>
      </w:r>
      <w:r w:rsidRPr="00B315D8">
        <w:rPr>
          <w:rFonts w:eastAsia="宋体" w:cs="Times New Roman" w:hint="eastAsia"/>
          <w:color w:val="000000" w:themeColor="text1"/>
          <w:highlight w:val="yellow"/>
          <w:lang w:val="en-GB"/>
        </w:rPr>
        <w:t>rea</w:t>
      </w:r>
      <w:r w:rsidRPr="00B315D8">
        <w:rPr>
          <w:rFonts w:eastAsia="宋体" w:cs="Times New Roman"/>
          <w:color w:val="000000" w:themeColor="text1"/>
          <w:highlight w:val="yellow"/>
          <w:lang w:val="en-GB"/>
        </w:rPr>
        <w:t>gent</w:t>
      </w:r>
      <w:r w:rsidR="00E43872" w:rsidRPr="00E43872">
        <w:rPr>
          <w:rFonts w:eastAsia="宋体" w:cs="Times New Roman"/>
          <w:color w:val="000000" w:themeColor="text1"/>
          <w:lang w:val="en-GB"/>
        </w:rPr>
        <w:t xml:space="preserve">, solvent, and stoichiometry </w:t>
      </w:r>
      <w:r w:rsidR="00E43872" w:rsidRPr="009112F9">
        <w:rPr>
          <w:rFonts w:eastAsia="宋体" w:cs="Times New Roman"/>
          <w:strike/>
          <w:color w:val="000000" w:themeColor="text1"/>
          <w:lang w:val="en-GB"/>
        </w:rPr>
        <w:t xml:space="preserve">can all reshape the </w:t>
      </w:r>
      <w:commentRangeStart w:id="28"/>
      <w:r w:rsidR="00E43872" w:rsidRPr="009112F9">
        <w:rPr>
          <w:rFonts w:eastAsia="宋体" w:cs="Times New Roman"/>
          <w:strike/>
          <w:color w:val="000000" w:themeColor="text1"/>
          <w:lang w:val="en-GB"/>
        </w:rPr>
        <w:t>effective activation strength of the system</w:t>
      </w:r>
      <w:commentRangeEnd w:id="28"/>
      <w:r w:rsidR="00F93CE9" w:rsidRPr="009112F9">
        <w:rPr>
          <w:rStyle w:val="af9"/>
          <w:rFonts w:eastAsia="宋体" w:cs="Times New Roman"/>
          <w:strike/>
          <w:color w:val="000000" w:themeColor="text1"/>
          <w:sz w:val="24"/>
          <w:szCs w:val="24"/>
          <w:lang w:val="en-GB"/>
        </w:rPr>
        <w:commentReference w:id="28"/>
      </w:r>
      <w:r w:rsidR="009112F9">
        <w:rPr>
          <w:rFonts w:eastAsia="宋体" w:cs="Times New Roman"/>
          <w:color w:val="000000" w:themeColor="text1"/>
          <w:lang w:val="en-GB"/>
        </w:rPr>
        <w:t xml:space="preserve"> </w:t>
      </w:r>
      <w:r w:rsidR="009112F9" w:rsidRPr="009112F9">
        <w:rPr>
          <w:rFonts w:eastAsia="宋体" w:cs="Times New Roman"/>
          <w:color w:val="000000" w:themeColor="text1"/>
          <w:highlight w:val="yellow"/>
          <w:lang w:val="en-GB"/>
        </w:rPr>
        <w:t>can all change how readily the reaction system cleaves C–Cl bonds</w:t>
      </w:r>
      <w:r w:rsidR="00E43872" w:rsidRPr="00E43872">
        <w:rPr>
          <w:rFonts w:eastAsia="宋体" w:cs="Times New Roman"/>
          <w:color w:val="000000" w:themeColor="text1"/>
          <w:lang w:val="en-GB"/>
        </w:rPr>
        <w:t xml:space="preserve">. </w:t>
      </w:r>
      <w:r w:rsidR="009058B2" w:rsidRPr="009058B2">
        <w:rPr>
          <w:rFonts w:eastAsia="宋体" w:cs="Times New Roman"/>
          <w:color w:val="000000" w:themeColor="text1"/>
          <w:highlight w:val="yellow"/>
          <w:lang w:val="en-GB"/>
        </w:rPr>
        <w:t xml:space="preserve">In the working model for dechlorinative alkylation (Fig. 2A), initiation of a Lewis base–borane complex generates a ligated </w:t>
      </w:r>
      <w:proofErr w:type="spellStart"/>
      <w:r w:rsidR="009058B2" w:rsidRPr="009058B2">
        <w:rPr>
          <w:rFonts w:eastAsia="宋体" w:cs="Times New Roman"/>
          <w:color w:val="000000" w:themeColor="text1"/>
          <w:highlight w:val="yellow"/>
          <w:lang w:val="en-GB"/>
        </w:rPr>
        <w:t>boryl</w:t>
      </w:r>
      <w:proofErr w:type="spellEnd"/>
      <w:r w:rsidR="009058B2" w:rsidRPr="009058B2">
        <w:rPr>
          <w:rFonts w:eastAsia="宋体" w:cs="Times New Roman"/>
          <w:color w:val="000000" w:themeColor="text1"/>
          <w:highlight w:val="yellow"/>
          <w:lang w:val="en-GB"/>
        </w:rPr>
        <w:t xml:space="preserve"> radical, which activates the aryl chloride through halogen-atom transfer to form an aryl radical. Subsequent alkene addition and hydrogen-atom transfer deliver the alkylated product, while the thiol component participates in radical quenching and </w:t>
      </w:r>
      <w:r w:rsidR="00682645">
        <w:rPr>
          <w:rFonts w:eastAsia="宋体" w:cs="Times New Roman" w:hint="eastAsia"/>
          <w:color w:val="000000" w:themeColor="text1"/>
          <w:highlight w:val="yellow"/>
          <w:lang w:val="en-GB"/>
        </w:rPr>
        <w:t>completes</w:t>
      </w:r>
      <w:r w:rsidR="00682645">
        <w:rPr>
          <w:rFonts w:eastAsia="宋体" w:cs="Times New Roman"/>
          <w:color w:val="000000" w:themeColor="text1"/>
          <w:highlight w:val="yellow"/>
          <w:lang w:val="en-GB"/>
        </w:rPr>
        <w:t xml:space="preserve"> the catalytic cycle</w:t>
      </w:r>
      <w:r w:rsidR="009058B2" w:rsidRPr="009058B2">
        <w:rPr>
          <w:rFonts w:eastAsia="宋体" w:cs="Times New Roman"/>
          <w:color w:val="000000" w:themeColor="text1"/>
          <w:highlight w:val="yellow"/>
          <w:lang w:val="en-GB"/>
        </w:rPr>
        <w:t>. This mechanistic picture provides several chemically meaningful handles for tuning the ease of C–Cl bond cleavage and product formation. The Lewis base–borane structure</w:t>
      </w:r>
      <w:r w:rsidR="005E24DB">
        <w:rPr>
          <w:rFonts w:eastAsia="宋体" w:cs="Times New Roman"/>
          <w:color w:val="000000" w:themeColor="text1"/>
          <w:highlight w:val="yellow"/>
          <w:lang w:val="en-GB"/>
        </w:rPr>
        <w:t xml:space="preserve"> and stoichiometry</w:t>
      </w:r>
      <w:r w:rsidR="009058B2" w:rsidRPr="009058B2">
        <w:rPr>
          <w:rFonts w:eastAsia="宋体" w:cs="Times New Roman"/>
          <w:color w:val="000000" w:themeColor="text1"/>
          <w:highlight w:val="yellow"/>
          <w:lang w:val="en-GB"/>
        </w:rPr>
        <w:t xml:space="preserve"> modulates </w:t>
      </w:r>
      <w:proofErr w:type="spellStart"/>
      <w:r w:rsidR="009058B2" w:rsidRPr="009058B2">
        <w:rPr>
          <w:rFonts w:eastAsia="宋体" w:cs="Times New Roman"/>
          <w:color w:val="000000" w:themeColor="text1"/>
          <w:highlight w:val="yellow"/>
          <w:lang w:val="en-GB"/>
        </w:rPr>
        <w:t>boryl</w:t>
      </w:r>
      <w:proofErr w:type="spellEnd"/>
      <w:r w:rsidR="009058B2" w:rsidRPr="009058B2">
        <w:rPr>
          <w:rFonts w:eastAsia="宋体" w:cs="Times New Roman"/>
          <w:color w:val="000000" w:themeColor="text1"/>
          <w:highlight w:val="yellow"/>
          <w:lang w:val="en-GB"/>
        </w:rPr>
        <w:t>-radical generation and halogen-atom transfer, the thiol component affects radical quenching, the initiator controls radical generation, and the solvent shape</w:t>
      </w:r>
      <w:r w:rsidR="00DD1EDF">
        <w:rPr>
          <w:rFonts w:eastAsia="宋体" w:cs="Times New Roman" w:hint="eastAsia"/>
          <w:color w:val="000000" w:themeColor="text1"/>
          <w:highlight w:val="yellow"/>
          <w:lang w:val="en-GB"/>
        </w:rPr>
        <w:t>s</w:t>
      </w:r>
      <w:r w:rsidR="009058B2" w:rsidRPr="009058B2">
        <w:rPr>
          <w:rFonts w:eastAsia="宋体" w:cs="Times New Roman"/>
          <w:color w:val="000000" w:themeColor="text1"/>
          <w:highlight w:val="yellow"/>
          <w:lang w:val="en-GB"/>
        </w:rPr>
        <w:t xml:space="preserve"> the overall reaction environment</w:t>
      </w:r>
      <w:r w:rsidR="009058B2" w:rsidRPr="00DD1EDF">
        <w:rPr>
          <w:rFonts w:eastAsia="宋体" w:cs="Times New Roman"/>
          <w:color w:val="000000" w:themeColor="text1"/>
          <w:highlight w:val="yellow"/>
          <w:lang w:val="en-GB"/>
        </w:rPr>
        <w:t xml:space="preserve">. </w:t>
      </w:r>
      <w:r w:rsidR="00DD1EDF" w:rsidRPr="00DD1EDF">
        <w:rPr>
          <w:rFonts w:eastAsia="宋体" w:cs="Times New Roman"/>
          <w:color w:val="000000" w:themeColor="text1"/>
          <w:highlight w:val="yellow"/>
          <w:lang w:val="en-GB"/>
        </w:rPr>
        <w:t>Together, these features make the system highly adjustable, but also intrinsically high-dimensional.</w:t>
      </w:r>
    </w:p>
    <w:p w14:paraId="37ECBE16" w14:textId="327D3D57" w:rsidR="00E43872" w:rsidRPr="009112F9" w:rsidRDefault="009058B2" w:rsidP="00682645">
      <w:pPr>
        <w:spacing w:line="360" w:lineRule="auto"/>
        <w:ind w:firstLine="284"/>
        <w:jc w:val="both"/>
        <w:rPr>
          <w:rFonts w:eastAsia="宋体" w:cs="Times New Roman"/>
          <w:color w:val="000000" w:themeColor="text1"/>
          <w:lang w:val="en-GB"/>
        </w:rPr>
      </w:pPr>
      <w:r w:rsidRPr="009058B2">
        <w:rPr>
          <w:rFonts w:eastAsia="宋体" w:cs="Times New Roman"/>
          <w:color w:val="000000" w:themeColor="text1"/>
          <w:highlight w:val="yellow"/>
          <w:lang w:val="en-GB"/>
        </w:rPr>
        <w:t xml:space="preserve">Rather than viewing this multi-parameter </w:t>
      </w:r>
      <w:proofErr w:type="spellStart"/>
      <w:r w:rsidRPr="009058B2">
        <w:rPr>
          <w:rFonts w:eastAsia="宋体" w:cs="Times New Roman"/>
          <w:color w:val="000000" w:themeColor="text1"/>
          <w:highlight w:val="yellow"/>
          <w:lang w:val="en-GB"/>
        </w:rPr>
        <w:t>tunability</w:t>
      </w:r>
      <w:proofErr w:type="spellEnd"/>
      <w:r w:rsidRPr="009058B2">
        <w:rPr>
          <w:rFonts w:eastAsia="宋体" w:cs="Times New Roman"/>
          <w:color w:val="000000" w:themeColor="text1"/>
          <w:highlight w:val="yellow"/>
          <w:lang w:val="en-GB"/>
        </w:rPr>
        <w:t xml:space="preserve"> as a complication, we recognized it as the chemical basis for stage-specific control. If distinct reactivity windows could be identified within this condition manifold, they could in principle be matched to successive C–Cl activation events during stepwise </w:t>
      </w:r>
      <w:proofErr w:type="spellStart"/>
      <w:r w:rsidRPr="009058B2">
        <w:rPr>
          <w:rFonts w:eastAsia="宋体" w:cs="Times New Roman"/>
          <w:color w:val="000000" w:themeColor="text1"/>
          <w:highlight w:val="yellow"/>
          <w:lang w:val="en-GB"/>
        </w:rPr>
        <w:t>dechlorination</w:t>
      </w:r>
      <w:proofErr w:type="spellEnd"/>
      <w:r w:rsidRPr="009058B2">
        <w:rPr>
          <w:rFonts w:eastAsia="宋体" w:cs="Times New Roman"/>
          <w:color w:val="000000" w:themeColor="text1"/>
          <w:highlight w:val="yellow"/>
          <w:lang w:val="en-GB"/>
        </w:rPr>
        <w:t>.</w:t>
      </w:r>
      <w:bookmarkEnd w:id="23"/>
      <w:r w:rsidR="00682645">
        <w:rPr>
          <w:rFonts w:eastAsia="宋体" w:cs="Times New Roman" w:hint="eastAsia"/>
          <w:color w:val="000000" w:themeColor="text1"/>
          <w:lang w:val="en-GB"/>
        </w:rPr>
        <w:t xml:space="preserve"> </w:t>
      </w:r>
      <w:r w:rsidR="00E43872" w:rsidRPr="00E43872">
        <w:rPr>
          <w:rFonts w:eastAsia="宋体" w:cs="Times New Roman"/>
          <w:color w:val="000000" w:themeColor="text1"/>
          <w:lang w:val="en-GB"/>
        </w:rPr>
        <w:t xml:space="preserve">Guided by our previous studies on </w:t>
      </w:r>
      <w:proofErr w:type="spellStart"/>
      <w:r w:rsidR="00E43872" w:rsidRPr="00E43872">
        <w:rPr>
          <w:rFonts w:eastAsia="宋体" w:cs="Times New Roman"/>
          <w:color w:val="000000" w:themeColor="text1"/>
          <w:lang w:val="en-GB"/>
        </w:rPr>
        <w:t>boryl</w:t>
      </w:r>
      <w:proofErr w:type="spellEnd"/>
      <w:r w:rsidR="00E43872" w:rsidRPr="00E43872">
        <w:rPr>
          <w:rFonts w:eastAsia="宋体" w:cs="Times New Roman"/>
          <w:color w:val="000000" w:themeColor="text1"/>
          <w:lang w:val="en-GB"/>
        </w:rPr>
        <w:t xml:space="preserve"> radical-mediated carbon–halogen bond activation, we therefore constructed a multidimensional condition space comprising </w:t>
      </w:r>
      <w:commentRangeStart w:id="29"/>
      <w:commentRangeStart w:id="30"/>
      <w:commentRangeStart w:id="31"/>
      <w:r w:rsidR="00E43872" w:rsidRPr="00E43872">
        <w:rPr>
          <w:rFonts w:eastAsia="宋体" w:cs="Times New Roman"/>
          <w:color w:val="000000" w:themeColor="text1"/>
          <w:lang w:val="en-GB"/>
        </w:rPr>
        <w:t xml:space="preserve">24 Lewis bases, 14 thiols, 9 initiators, 17 solvents, and 4 </w:t>
      </w:r>
      <w:proofErr w:type="spellStart"/>
      <w:r w:rsidR="00E43872" w:rsidRPr="00E43872">
        <w:rPr>
          <w:rFonts w:eastAsia="宋体" w:cs="Times New Roman"/>
          <w:color w:val="000000" w:themeColor="text1"/>
          <w:lang w:val="en-GB"/>
        </w:rPr>
        <w:t>stoichiometries</w:t>
      </w:r>
      <w:proofErr w:type="spellEnd"/>
      <w:r w:rsidR="00E43872" w:rsidRPr="00E43872">
        <w:rPr>
          <w:rFonts w:eastAsia="宋体" w:cs="Times New Roman"/>
          <w:color w:val="000000" w:themeColor="text1"/>
          <w:lang w:val="en-GB"/>
        </w:rPr>
        <w:t>, corresponding to 205,632 possible reaction conditions</w:t>
      </w:r>
      <w:r w:rsidR="009D30A0">
        <w:rPr>
          <w:rFonts w:eastAsia="宋体" w:cs="Times New Roman"/>
          <w:color w:val="000000" w:themeColor="text1"/>
          <w:lang w:val="en-GB"/>
        </w:rPr>
        <w:t xml:space="preserve"> </w:t>
      </w:r>
      <w:commentRangeEnd w:id="29"/>
      <w:r w:rsidR="00560AC7">
        <w:rPr>
          <w:rStyle w:val="af9"/>
          <w:rFonts w:eastAsia="宋体" w:cs="Times New Roman"/>
          <w:color w:val="000000" w:themeColor="text1"/>
          <w:sz w:val="24"/>
          <w:szCs w:val="24"/>
          <w:lang w:val="en-GB"/>
        </w:rPr>
        <w:commentReference w:id="29"/>
      </w:r>
      <w:commentRangeEnd w:id="30"/>
      <w:r w:rsidR="002039FE">
        <w:rPr>
          <w:rStyle w:val="af9"/>
          <w:rFonts w:eastAsia="宋体" w:cs="Times New Roman"/>
          <w:color w:val="000000" w:themeColor="text1"/>
          <w:sz w:val="24"/>
          <w:szCs w:val="24"/>
          <w:lang w:val="en-GB"/>
        </w:rPr>
        <w:commentReference w:id="30"/>
      </w:r>
      <w:commentRangeEnd w:id="31"/>
      <w:r w:rsidR="00166BFE">
        <w:rPr>
          <w:rStyle w:val="af9"/>
        </w:rPr>
        <w:commentReference w:id="31"/>
      </w:r>
      <w:r w:rsidR="009D30A0">
        <w:rPr>
          <w:rFonts w:eastAsia="宋体" w:cs="Times New Roman"/>
          <w:color w:val="000000" w:themeColor="text1"/>
          <w:lang w:val="en-GB"/>
        </w:rPr>
        <w:t>(</w:t>
      </w:r>
      <w:r w:rsidR="009D30A0" w:rsidRPr="00B315D8">
        <w:rPr>
          <w:rFonts w:eastAsia="宋体" w:cs="Times New Roman"/>
          <w:color w:val="000000" w:themeColor="text1"/>
          <w:highlight w:val="yellow"/>
          <w:lang w:val="en-GB"/>
        </w:rPr>
        <w:t>Figure 2</w:t>
      </w:r>
      <w:r w:rsidR="00B315D8" w:rsidRPr="00B315D8">
        <w:rPr>
          <w:rFonts w:eastAsia="宋体" w:cs="Times New Roman"/>
          <w:color w:val="000000" w:themeColor="text1"/>
          <w:highlight w:val="yellow"/>
          <w:lang w:val="en-GB"/>
        </w:rPr>
        <w:t>B</w:t>
      </w:r>
      <w:r w:rsidR="009D30A0">
        <w:rPr>
          <w:rFonts w:eastAsia="宋体" w:cs="Times New Roman"/>
          <w:color w:val="000000" w:themeColor="text1"/>
          <w:lang w:val="en-GB"/>
        </w:rPr>
        <w:t>)</w:t>
      </w:r>
      <w:r w:rsidR="00E43872" w:rsidRPr="00E43872">
        <w:rPr>
          <w:rFonts w:eastAsia="宋体" w:cs="Times New Roman"/>
          <w:color w:val="000000" w:themeColor="text1"/>
          <w:lang w:val="en-GB"/>
        </w:rPr>
        <w:t>. This expansive landscape created the opportunity for precise control, but also rendered conventional empirical screening fundamentally inadequate.</w:t>
      </w:r>
    </w:p>
    <w:p w14:paraId="54596C5F" w14:textId="65F12FCB" w:rsidR="009D30A0" w:rsidRDefault="009D30A0" w:rsidP="009D30A0">
      <w:pPr>
        <w:spacing w:line="360" w:lineRule="auto"/>
        <w:ind w:firstLine="284"/>
        <w:jc w:val="both"/>
        <w:rPr>
          <w:rFonts w:eastAsia="宋体" w:cs="Times New Roman"/>
          <w:color w:val="000000" w:themeColor="text1"/>
          <w:lang w:val="en-GB"/>
        </w:rPr>
      </w:pPr>
      <w:r w:rsidRPr="009D30A0">
        <w:rPr>
          <w:rFonts w:eastAsia="宋体" w:cs="Times New Roman"/>
          <w:color w:val="000000" w:themeColor="text1"/>
          <w:lang w:val="en-GB"/>
        </w:rPr>
        <w:lastRenderedPageBreak/>
        <w:t>The central challenge in this space was not to identify a single globally optimal condition. It was to discover a sequence of chemically orthogonal condition sets, each matched to a distinct C–Cl activation event. This problem differs fundamentally from conventional reaction optimization. The candidate conditions in this system do not behave as unrelated discrete options. They span an ordered continuum of activation capability, from highly aggressive regimes to milder and more selective ones. A condition strong enough to activate a less reactive C–Cl bond will inevitably also activate more labile sites, and would therefore appear deceptively effective if each stage were optimized in isolation. Such a strategy would repeatedly reward overactive conditions, obscure the boundaries between activation windows, and ultimately frustrate programmable control. We therefore reformulated the problem from condition optimization to hierarchical boundary discovery: the task was not merely to find productive conditions, but to identify where one activation regime must end so that the next one can begin.</w:t>
      </w:r>
    </w:p>
    <w:p w14:paraId="7F131099" w14:textId="444A2027" w:rsidR="00271F57" w:rsidDel="00D101DC" w:rsidRDefault="009D30A0" w:rsidP="009D30A0">
      <w:pPr>
        <w:spacing w:line="360" w:lineRule="auto"/>
        <w:ind w:firstLine="284"/>
        <w:jc w:val="both"/>
        <w:rPr>
          <w:del w:id="32" w:author="Yee Lin Phang" w:date="2026-04-20T12:57:00Z"/>
          <w:rFonts w:eastAsia="宋体" w:cs="Times New Roman"/>
          <w:color w:val="000000" w:themeColor="text1"/>
          <w:lang w:val="en-GB"/>
        </w:rPr>
      </w:pPr>
      <w:r w:rsidRPr="009D30A0">
        <w:rPr>
          <w:rFonts w:eastAsia="宋体" w:cs="Times New Roman"/>
          <w:color w:val="000000" w:themeColor="text1"/>
          <w:lang w:val="en-GB"/>
        </w:rPr>
        <w:t>On this basis, we designed a reactivity-guided hierarchical condition discovery framework (</w:t>
      </w:r>
      <w:r w:rsidRPr="00B315D8">
        <w:rPr>
          <w:rFonts w:eastAsia="宋体" w:cs="Times New Roman"/>
          <w:color w:val="FF0000"/>
          <w:lang w:val="en-GB"/>
        </w:rPr>
        <w:t>Fig. 2</w:t>
      </w:r>
      <w:r w:rsidR="00B315D8" w:rsidRPr="00B315D8">
        <w:rPr>
          <w:rFonts w:eastAsia="宋体" w:cs="Times New Roman"/>
          <w:color w:val="FF0000"/>
          <w:lang w:val="en-GB"/>
        </w:rPr>
        <w:t>C</w:t>
      </w:r>
      <w:r w:rsidRPr="009D30A0">
        <w:rPr>
          <w:rFonts w:eastAsia="宋体" w:cs="Times New Roman"/>
          <w:color w:val="000000" w:themeColor="text1"/>
          <w:lang w:val="en-GB"/>
        </w:rPr>
        <w:t xml:space="preserve">). The search was organized into successive </w:t>
      </w:r>
      <w:r w:rsidRPr="009D30A0">
        <w:rPr>
          <w:rFonts w:eastAsia="宋体" w:cs="Times New Roman"/>
          <w:i/>
          <w:color w:val="000000" w:themeColor="text1"/>
          <w:lang w:val="en-GB"/>
        </w:rPr>
        <w:t>meta</w:t>
      </w:r>
      <w:r w:rsidRPr="009D30A0">
        <w:rPr>
          <w:rFonts w:eastAsia="宋体" w:cs="Times New Roman"/>
          <w:color w:val="000000" w:themeColor="text1"/>
          <w:lang w:val="en-GB"/>
        </w:rPr>
        <w:t xml:space="preserve">-, </w:t>
      </w:r>
      <w:proofErr w:type="spellStart"/>
      <w:r w:rsidRPr="009D30A0">
        <w:rPr>
          <w:rFonts w:eastAsia="宋体" w:cs="Times New Roman"/>
          <w:i/>
          <w:color w:val="000000" w:themeColor="text1"/>
          <w:lang w:val="en-GB"/>
        </w:rPr>
        <w:t>ortho</w:t>
      </w:r>
      <w:proofErr w:type="spellEnd"/>
      <w:r w:rsidRPr="009D30A0">
        <w:rPr>
          <w:rFonts w:eastAsia="宋体" w:cs="Times New Roman"/>
          <w:color w:val="000000" w:themeColor="text1"/>
          <w:lang w:val="en-GB"/>
        </w:rPr>
        <w:t xml:space="preserve">-, and </w:t>
      </w:r>
      <w:r w:rsidRPr="009D30A0">
        <w:rPr>
          <w:rFonts w:eastAsia="宋体" w:cs="Times New Roman"/>
          <w:i/>
          <w:color w:val="000000" w:themeColor="text1"/>
          <w:lang w:val="en-GB"/>
        </w:rPr>
        <w:t>para</w:t>
      </w:r>
      <w:r w:rsidRPr="009D30A0">
        <w:rPr>
          <w:rFonts w:eastAsia="宋体" w:cs="Times New Roman"/>
          <w:color w:val="000000" w:themeColor="text1"/>
          <w:lang w:val="en-GB"/>
        </w:rPr>
        <w:t xml:space="preserve">-selection stages, each performed within an admissible subspace defined by the results of the preceding stage. Crucially, each stage served a dual role. It had to uncover conditions capable of promoting the current target transformation, and at the same time delineate the activation boundary that would constrain the next search. In the first stage, the full condition space was interrogated to identify conditions capable of activating the least reactive </w:t>
      </w:r>
      <w:r w:rsidRPr="000E1DF1">
        <w:rPr>
          <w:rFonts w:eastAsia="宋体" w:cs="Times New Roman"/>
          <w:i/>
          <w:color w:val="000000" w:themeColor="text1"/>
          <w:lang w:val="en-GB"/>
        </w:rPr>
        <w:t>meta</w:t>
      </w:r>
      <w:r w:rsidRPr="009D30A0">
        <w:rPr>
          <w:rFonts w:eastAsia="宋体" w:cs="Times New Roman"/>
          <w:color w:val="000000" w:themeColor="text1"/>
          <w:lang w:val="en-GB"/>
        </w:rPr>
        <w:t xml:space="preserve">-C–Cl bond. Once this boundary had been learned, all conditions predicted to give 20% or higher yield for </w:t>
      </w:r>
      <w:r w:rsidRPr="000E1DF1">
        <w:rPr>
          <w:rFonts w:eastAsia="宋体" w:cs="Times New Roman"/>
          <w:i/>
          <w:color w:val="000000" w:themeColor="text1"/>
          <w:lang w:val="en-GB"/>
        </w:rPr>
        <w:t>meta</w:t>
      </w:r>
      <w:r w:rsidRPr="009D30A0">
        <w:rPr>
          <w:rFonts w:eastAsia="宋体" w:cs="Times New Roman"/>
          <w:color w:val="000000" w:themeColor="text1"/>
          <w:lang w:val="en-GB"/>
        </w:rPr>
        <w:t xml:space="preserve"> activation were excluded from the subsequent </w:t>
      </w:r>
      <w:proofErr w:type="spellStart"/>
      <w:r w:rsidRPr="000E1DF1">
        <w:rPr>
          <w:rFonts w:eastAsia="宋体" w:cs="Times New Roman"/>
          <w:i/>
          <w:color w:val="000000" w:themeColor="text1"/>
          <w:lang w:val="en-GB"/>
        </w:rPr>
        <w:t>ortho</w:t>
      </w:r>
      <w:proofErr w:type="spellEnd"/>
      <w:r w:rsidRPr="009D30A0">
        <w:rPr>
          <w:rFonts w:eastAsia="宋体" w:cs="Times New Roman"/>
          <w:color w:val="000000" w:themeColor="text1"/>
          <w:lang w:val="en-GB"/>
        </w:rPr>
        <w:t xml:space="preserve">-stage search, thereby removing regimes that were too strong to preserve stage-specific control. The same logic was then imposed between the </w:t>
      </w:r>
      <w:proofErr w:type="spellStart"/>
      <w:r w:rsidRPr="000E1DF1">
        <w:rPr>
          <w:rFonts w:eastAsia="宋体" w:cs="Times New Roman"/>
          <w:i/>
          <w:color w:val="000000" w:themeColor="text1"/>
          <w:lang w:val="en-GB"/>
        </w:rPr>
        <w:t>ortho</w:t>
      </w:r>
      <w:proofErr w:type="spellEnd"/>
      <w:r w:rsidRPr="009D30A0">
        <w:rPr>
          <w:rFonts w:eastAsia="宋体" w:cs="Times New Roman"/>
          <w:color w:val="000000" w:themeColor="text1"/>
          <w:lang w:val="en-GB"/>
        </w:rPr>
        <w:t xml:space="preserve"> and </w:t>
      </w:r>
      <w:r w:rsidRPr="000E1DF1">
        <w:rPr>
          <w:rFonts w:eastAsia="宋体" w:cs="Times New Roman"/>
          <w:i/>
          <w:color w:val="000000" w:themeColor="text1"/>
          <w:lang w:val="en-GB"/>
        </w:rPr>
        <w:t>para</w:t>
      </w:r>
      <w:r w:rsidRPr="009D30A0">
        <w:rPr>
          <w:rFonts w:eastAsia="宋体" w:cs="Times New Roman"/>
          <w:color w:val="000000" w:themeColor="text1"/>
          <w:lang w:val="en-GB"/>
        </w:rPr>
        <w:t xml:space="preserve"> stages. Through this progressive exclusion, the original 205,632-member space was not merely reduced in size; it was chemically restructured into a sequence of increasingly selective reactivity windows. In this way, intrinsic differences in C–Cl bond reactivity were translated into an ordered search trajectory, enabling data-driven discovery of condition sets suited to programmable multistep C–Cl activation.</w:t>
      </w:r>
    </w:p>
    <w:p w14:paraId="5193F68A" w14:textId="4E324733" w:rsidR="005E269A" w:rsidRPr="00217C3F" w:rsidRDefault="00277507" w:rsidP="00277507">
      <w:pPr>
        <w:spacing w:line="360" w:lineRule="auto"/>
        <w:jc w:val="center"/>
        <w:rPr>
          <w:rFonts w:eastAsia="宋体" w:cs="Times New Roman"/>
          <w:color w:val="000000" w:themeColor="text1"/>
          <w:lang w:val="en-GB"/>
        </w:rPr>
      </w:pPr>
      <w:r>
        <w:rPr>
          <w:rFonts w:eastAsia="宋体" w:cs="Times New Roman"/>
          <w:noProof/>
          <w:color w:val="000000" w:themeColor="text1"/>
        </w:rPr>
        <w:lastRenderedPageBreak/>
        <w:drawing>
          <wp:inline distT="0" distB="0" distL="0" distR="0" wp14:anchorId="5E2C8C74" wp14:editId="21132D81">
            <wp:extent cx="5903406" cy="7227790"/>
            <wp:effectExtent l="0" t="0" r="0" b="0"/>
            <wp:docPr id="556581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0456" cy="7248665"/>
                    </a:xfrm>
                    <a:prstGeom prst="rect">
                      <a:avLst/>
                    </a:prstGeom>
                    <a:noFill/>
                  </pic:spPr>
                </pic:pic>
              </a:graphicData>
            </a:graphic>
          </wp:inline>
        </w:drawing>
      </w:r>
    </w:p>
    <w:p w14:paraId="6C678227" w14:textId="41583B57" w:rsidR="00A95FF1" w:rsidRPr="001D65A2" w:rsidRDefault="00296F8B" w:rsidP="001D65A2">
      <w:pPr>
        <w:spacing w:line="360" w:lineRule="auto"/>
        <w:jc w:val="both"/>
        <w:rPr>
          <w:rFonts w:eastAsia="宋体" w:cs="Times New Roman"/>
          <w:b/>
          <w:bCs/>
          <w:color w:val="000000" w:themeColor="text1"/>
          <w:sz w:val="18"/>
          <w:szCs w:val="18"/>
        </w:rPr>
      </w:pPr>
      <w:commentRangeStart w:id="33"/>
      <w:r w:rsidRPr="00313CAD">
        <w:rPr>
          <w:rFonts w:eastAsia="宋体" w:cs="Times New Roman"/>
          <w:b/>
          <w:bCs/>
          <w:color w:val="000000" w:themeColor="text1"/>
          <w:sz w:val="18"/>
          <w:szCs w:val="18"/>
        </w:rPr>
        <w:t xml:space="preserve">Figure </w:t>
      </w:r>
      <w:r>
        <w:rPr>
          <w:rFonts w:eastAsia="宋体" w:cs="Times New Roman"/>
          <w:b/>
          <w:bCs/>
          <w:color w:val="000000" w:themeColor="text1"/>
          <w:sz w:val="18"/>
          <w:szCs w:val="18"/>
        </w:rPr>
        <w:t>2</w:t>
      </w:r>
      <w:r w:rsidRPr="00313CAD">
        <w:rPr>
          <w:rFonts w:eastAsia="宋体" w:cs="Times New Roman"/>
          <w:b/>
          <w:bCs/>
          <w:color w:val="000000" w:themeColor="text1"/>
          <w:sz w:val="18"/>
          <w:szCs w:val="18"/>
        </w:rPr>
        <w:t xml:space="preserve">. </w:t>
      </w:r>
      <w:r w:rsidR="00C05944" w:rsidRPr="00C05944">
        <w:rPr>
          <w:rFonts w:eastAsia="宋体" w:cs="Times New Roman"/>
          <w:b/>
          <w:bCs/>
          <w:color w:val="000000" w:themeColor="text1"/>
          <w:sz w:val="18"/>
          <w:szCs w:val="18"/>
        </w:rPr>
        <w:t xml:space="preserve">Hierarchical </w:t>
      </w:r>
      <w:commentRangeEnd w:id="33"/>
      <w:r w:rsidR="00925143" w:rsidRPr="00C05944">
        <w:rPr>
          <w:rStyle w:val="af9"/>
          <w:rFonts w:eastAsia="宋体" w:cs="Times New Roman"/>
          <w:b/>
          <w:bCs/>
          <w:color w:val="000000" w:themeColor="text1"/>
          <w:sz w:val="18"/>
          <w:szCs w:val="18"/>
        </w:rPr>
        <w:commentReference w:id="33"/>
      </w:r>
      <w:r w:rsidR="00C05944" w:rsidRPr="00C05944">
        <w:rPr>
          <w:rFonts w:eastAsia="宋体" w:cs="Times New Roman"/>
          <w:b/>
          <w:bCs/>
          <w:color w:val="000000" w:themeColor="text1"/>
          <w:sz w:val="18"/>
          <w:szCs w:val="18"/>
        </w:rPr>
        <w:t xml:space="preserve">condition discovery for stage-specific </w:t>
      </w:r>
      <w:proofErr w:type="spellStart"/>
      <w:r w:rsidR="00C05944" w:rsidRPr="00C05944">
        <w:rPr>
          <w:rFonts w:eastAsia="宋体" w:cs="Times New Roman"/>
          <w:b/>
          <w:bCs/>
          <w:color w:val="000000" w:themeColor="text1"/>
          <w:sz w:val="18"/>
          <w:szCs w:val="18"/>
        </w:rPr>
        <w:t>boryl</w:t>
      </w:r>
      <w:proofErr w:type="spellEnd"/>
      <w:r w:rsidR="00C05944" w:rsidRPr="00C05944">
        <w:rPr>
          <w:rFonts w:eastAsia="宋体" w:cs="Times New Roman"/>
          <w:b/>
          <w:bCs/>
          <w:color w:val="000000" w:themeColor="text1"/>
          <w:sz w:val="18"/>
          <w:szCs w:val="18"/>
        </w:rPr>
        <w:t xml:space="preserve"> radical-promoted d</w:t>
      </w:r>
      <w:r w:rsidR="00C05944">
        <w:rPr>
          <w:rFonts w:eastAsia="宋体" w:cs="Times New Roman"/>
          <w:b/>
          <w:bCs/>
          <w:color w:val="000000" w:themeColor="text1"/>
          <w:sz w:val="18"/>
          <w:szCs w:val="18"/>
        </w:rPr>
        <w:t>echlorinative functionalization</w:t>
      </w:r>
      <w:r w:rsidRPr="00714C7C">
        <w:rPr>
          <w:rFonts w:eastAsia="宋体" w:cs="Times New Roman"/>
          <w:b/>
          <w:bCs/>
          <w:color w:val="000000" w:themeColor="text1"/>
          <w:sz w:val="18"/>
          <w:szCs w:val="18"/>
        </w:rPr>
        <w:t>.</w:t>
      </w:r>
      <w:commentRangeStart w:id="34"/>
      <w:r w:rsidRPr="00714C7C">
        <w:t xml:space="preserve"> </w:t>
      </w:r>
      <w:r w:rsidR="00C05944" w:rsidRPr="00C05944">
        <w:rPr>
          <w:rFonts w:eastAsia="宋体" w:cs="Times New Roman"/>
          <w:b/>
          <w:bCs/>
          <w:color w:val="000000" w:themeColor="text1"/>
          <w:sz w:val="18"/>
          <w:szCs w:val="18"/>
        </w:rPr>
        <w:t xml:space="preserve">(A) Model reaction and definition of the multidimensional condition space for </w:t>
      </w:r>
      <w:proofErr w:type="spellStart"/>
      <w:r w:rsidR="00C05944" w:rsidRPr="00C05944">
        <w:rPr>
          <w:rFonts w:eastAsia="宋体" w:cs="Times New Roman"/>
          <w:b/>
          <w:bCs/>
          <w:color w:val="000000" w:themeColor="text1"/>
          <w:sz w:val="18"/>
          <w:szCs w:val="18"/>
        </w:rPr>
        <w:t>boryl</w:t>
      </w:r>
      <w:proofErr w:type="spellEnd"/>
      <w:r w:rsidR="00C05944" w:rsidRPr="00C05944">
        <w:rPr>
          <w:rFonts w:eastAsia="宋体" w:cs="Times New Roman"/>
          <w:b/>
          <w:bCs/>
          <w:color w:val="000000" w:themeColor="text1"/>
          <w:sz w:val="18"/>
          <w:szCs w:val="18"/>
        </w:rPr>
        <w:t xml:space="preserve"> radical-p</w:t>
      </w:r>
      <w:r w:rsidR="00C05944">
        <w:rPr>
          <w:rFonts w:eastAsia="宋体" w:cs="Times New Roman"/>
          <w:b/>
          <w:bCs/>
          <w:color w:val="000000" w:themeColor="text1"/>
          <w:sz w:val="18"/>
          <w:szCs w:val="18"/>
        </w:rPr>
        <w:t xml:space="preserve">romoted </w:t>
      </w:r>
      <w:r w:rsidR="00127C66" w:rsidRPr="00C05944">
        <w:rPr>
          <w:rFonts w:eastAsia="宋体" w:cs="Times New Roman"/>
          <w:b/>
          <w:bCs/>
          <w:color w:val="000000" w:themeColor="text1"/>
          <w:sz w:val="18"/>
          <w:szCs w:val="18"/>
        </w:rPr>
        <w:t>d</w:t>
      </w:r>
      <w:r w:rsidR="00127C66">
        <w:rPr>
          <w:rFonts w:eastAsia="宋体" w:cs="Times New Roman"/>
          <w:b/>
          <w:bCs/>
          <w:color w:val="000000" w:themeColor="text1"/>
          <w:sz w:val="18"/>
          <w:szCs w:val="18"/>
        </w:rPr>
        <w:t xml:space="preserve">echlorinative </w:t>
      </w:r>
      <w:r w:rsidR="00C05944">
        <w:rPr>
          <w:rFonts w:eastAsia="宋体" w:cs="Times New Roman"/>
          <w:b/>
          <w:bCs/>
          <w:color w:val="000000" w:themeColor="text1"/>
          <w:sz w:val="18"/>
          <w:szCs w:val="18"/>
        </w:rPr>
        <w:t xml:space="preserve">functionalization of </w:t>
      </w:r>
      <w:proofErr w:type="spellStart"/>
      <w:r w:rsidR="00C05944">
        <w:rPr>
          <w:rFonts w:eastAsia="宋体" w:cs="Times New Roman"/>
          <w:b/>
          <w:bCs/>
          <w:color w:val="000000" w:themeColor="text1"/>
          <w:sz w:val="18"/>
          <w:szCs w:val="18"/>
        </w:rPr>
        <w:t>polyarenes</w:t>
      </w:r>
      <w:commentRangeEnd w:id="34"/>
      <w:proofErr w:type="spellEnd"/>
      <w:r w:rsidR="002F1ACF">
        <w:rPr>
          <w:rStyle w:val="af9"/>
          <w:rFonts w:eastAsia="宋体" w:cs="Times New Roman"/>
          <w:b/>
          <w:bCs/>
          <w:color w:val="000000" w:themeColor="text1"/>
          <w:sz w:val="18"/>
          <w:szCs w:val="18"/>
        </w:rPr>
        <w:commentReference w:id="34"/>
      </w:r>
      <w:r w:rsidR="00C05944">
        <w:rPr>
          <w:rFonts w:eastAsia="宋体" w:cs="Times New Roman"/>
          <w:b/>
          <w:bCs/>
          <w:color w:val="000000" w:themeColor="text1"/>
          <w:sz w:val="18"/>
          <w:szCs w:val="18"/>
        </w:rPr>
        <w:t>.</w:t>
      </w:r>
      <w:r w:rsidR="00C05944">
        <w:rPr>
          <w:rFonts w:eastAsia="宋体" w:cs="Times New Roman" w:hint="eastAsia"/>
          <w:b/>
          <w:bCs/>
          <w:color w:val="000000" w:themeColor="text1"/>
          <w:sz w:val="18"/>
          <w:szCs w:val="18"/>
        </w:rPr>
        <w:t xml:space="preserve"> </w:t>
      </w:r>
      <w:r w:rsidR="00C05944" w:rsidRPr="00C05944">
        <w:rPr>
          <w:rFonts w:eastAsia="宋体" w:cs="Times New Roman"/>
          <w:b/>
          <w:bCs/>
          <w:color w:val="000000" w:themeColor="text1"/>
          <w:sz w:val="18"/>
          <w:szCs w:val="18"/>
        </w:rPr>
        <w:t xml:space="preserve">(B) Designed framework of reactivity-guided hierarchical condition discovery, in which the </w:t>
      </w:r>
      <w:r w:rsidR="00C05944" w:rsidRPr="00C05944">
        <w:rPr>
          <w:rFonts w:eastAsia="宋体" w:cs="Times New Roman"/>
          <w:b/>
          <w:bCs/>
          <w:color w:val="000000" w:themeColor="text1"/>
          <w:sz w:val="18"/>
          <w:szCs w:val="18"/>
        </w:rPr>
        <w:lastRenderedPageBreak/>
        <w:t xml:space="preserve">full condition space is progressively filtered through </w:t>
      </w:r>
      <w:r w:rsidR="00C05944" w:rsidRPr="000E1DF1">
        <w:rPr>
          <w:rFonts w:eastAsia="宋体" w:cs="Times New Roman"/>
          <w:b/>
          <w:bCs/>
          <w:i/>
          <w:color w:val="000000" w:themeColor="text1"/>
          <w:sz w:val="18"/>
          <w:szCs w:val="18"/>
        </w:rPr>
        <w:t>meta</w:t>
      </w:r>
      <w:r w:rsidR="00C05944" w:rsidRPr="00C05944">
        <w:rPr>
          <w:rFonts w:eastAsia="宋体" w:cs="Times New Roman"/>
          <w:b/>
          <w:bCs/>
          <w:color w:val="000000" w:themeColor="text1"/>
          <w:sz w:val="18"/>
          <w:szCs w:val="18"/>
        </w:rPr>
        <w:t xml:space="preserve">-, </w:t>
      </w:r>
      <w:proofErr w:type="spellStart"/>
      <w:r w:rsidR="00C05944" w:rsidRPr="000E1DF1">
        <w:rPr>
          <w:rFonts w:eastAsia="宋体" w:cs="Times New Roman"/>
          <w:b/>
          <w:bCs/>
          <w:i/>
          <w:color w:val="000000" w:themeColor="text1"/>
          <w:sz w:val="18"/>
          <w:szCs w:val="18"/>
        </w:rPr>
        <w:t>ortho</w:t>
      </w:r>
      <w:proofErr w:type="spellEnd"/>
      <w:r w:rsidR="00C05944" w:rsidRPr="00C05944">
        <w:rPr>
          <w:rFonts w:eastAsia="宋体" w:cs="Times New Roman"/>
          <w:b/>
          <w:bCs/>
          <w:color w:val="000000" w:themeColor="text1"/>
          <w:sz w:val="18"/>
          <w:szCs w:val="18"/>
        </w:rPr>
        <w:t xml:space="preserve">-, and </w:t>
      </w:r>
      <w:r w:rsidR="00C05944" w:rsidRPr="000E1DF1">
        <w:rPr>
          <w:rFonts w:eastAsia="宋体" w:cs="Times New Roman"/>
          <w:b/>
          <w:bCs/>
          <w:i/>
          <w:color w:val="000000" w:themeColor="text1"/>
          <w:sz w:val="18"/>
          <w:szCs w:val="18"/>
        </w:rPr>
        <w:t>para</w:t>
      </w:r>
      <w:r w:rsidR="00C05944" w:rsidRPr="00C05944">
        <w:rPr>
          <w:rFonts w:eastAsia="宋体" w:cs="Times New Roman"/>
          <w:b/>
          <w:bCs/>
          <w:color w:val="000000" w:themeColor="text1"/>
          <w:sz w:val="18"/>
          <w:szCs w:val="18"/>
        </w:rPr>
        <w:t>-selection stages using a 20% predicted-yield cutoff between successive stages.</w:t>
      </w:r>
    </w:p>
    <w:p w14:paraId="2AA9E9BB" w14:textId="77777777" w:rsidR="00D25468" w:rsidRPr="00D25468" w:rsidRDefault="00D25468" w:rsidP="00D25468">
      <w:pPr>
        <w:spacing w:line="360" w:lineRule="auto"/>
        <w:jc w:val="both"/>
        <w:rPr>
          <w:b/>
          <w:bCs/>
          <w:iCs/>
        </w:rPr>
      </w:pPr>
      <w:r w:rsidRPr="00D25468">
        <w:rPr>
          <w:b/>
          <w:bCs/>
          <w:iCs/>
        </w:rPr>
        <w:t>Discovery of selective conditions for sequential C–Cl activation</w:t>
      </w:r>
    </w:p>
    <w:p w14:paraId="5071977A" w14:textId="4F17121A" w:rsidR="00FE0041" w:rsidRPr="00217C3F" w:rsidRDefault="00567099" w:rsidP="00A64601">
      <w:pPr>
        <w:spacing w:line="360" w:lineRule="auto"/>
        <w:ind w:firstLine="284"/>
        <w:jc w:val="both"/>
        <w:rPr>
          <w:color w:val="0070C0"/>
        </w:rPr>
      </w:pPr>
      <w:r w:rsidRPr="00567099">
        <w:rPr>
          <w:color w:val="000000" w:themeColor="text1"/>
        </w:rPr>
        <w:t xml:space="preserve">To navigate the hierarchical discovery strategy, we </w:t>
      </w:r>
      <w:r w:rsidR="001B2460">
        <w:rPr>
          <w:color w:val="000000" w:themeColor="text1"/>
        </w:rPr>
        <w:t>next</w:t>
      </w:r>
      <w:r w:rsidRPr="00567099">
        <w:rPr>
          <w:color w:val="000000" w:themeColor="text1"/>
        </w:rPr>
        <w:t xml:space="preserve"> transformed the discrete condition manifold into a learnable reactivity landscape. Each candidate reaction was encoded using </w:t>
      </w:r>
      <w:commentRangeStart w:id="35"/>
      <w:r w:rsidR="00301713">
        <w:rPr>
          <w:color w:val="000000" w:themeColor="text1"/>
        </w:rPr>
        <w:t>DFT</w:t>
      </w:r>
      <w:commentRangeEnd w:id="35"/>
      <w:r w:rsidR="00301713">
        <w:rPr>
          <w:rStyle w:val="af9"/>
          <w:color w:val="000000" w:themeColor="text1"/>
          <w:sz w:val="24"/>
          <w:szCs w:val="24"/>
        </w:rPr>
        <w:commentReference w:id="35"/>
      </w:r>
      <w:r w:rsidR="00301713">
        <w:rPr>
          <w:color w:val="000000" w:themeColor="text1"/>
        </w:rPr>
        <w:t xml:space="preserve">-computed </w:t>
      </w:r>
      <w:r w:rsidR="001B2460">
        <w:rPr>
          <w:color w:val="000000" w:themeColor="text1"/>
        </w:rPr>
        <w:t xml:space="preserve">physical organic </w:t>
      </w:r>
      <w:commentRangeStart w:id="36"/>
      <w:r w:rsidRPr="00567099">
        <w:rPr>
          <w:color w:val="000000" w:themeColor="text1"/>
        </w:rPr>
        <w:t>descriptors</w:t>
      </w:r>
      <w:commentRangeEnd w:id="36"/>
      <w:r w:rsidR="00301713" w:rsidRPr="00567099">
        <w:rPr>
          <w:rStyle w:val="af9"/>
          <w:color w:val="000000" w:themeColor="text1"/>
          <w:sz w:val="24"/>
          <w:szCs w:val="24"/>
        </w:rPr>
        <w:commentReference w:id="36"/>
      </w:r>
      <w:r w:rsidRPr="00567099">
        <w:rPr>
          <w:color w:val="000000" w:themeColor="text1"/>
        </w:rPr>
        <w:t xml:space="preserve"> that capture the geometric, steric, and electronic features </w:t>
      </w:r>
      <w:r w:rsidR="001B2460">
        <w:rPr>
          <w:color w:val="000000" w:themeColor="text1"/>
        </w:rPr>
        <w:t>related to</w:t>
      </w:r>
      <w:r w:rsidRPr="00567099">
        <w:rPr>
          <w:color w:val="000000" w:themeColor="text1"/>
        </w:rPr>
        <w:t xml:space="preserve"> C–Cl activation across the five dimensions of the search space, thereby embedding chemically distinct condition combinations within a unified 35-dimensional representation</w:t>
      </w:r>
      <w:r>
        <w:rPr>
          <w:color w:val="000000" w:themeColor="text1"/>
        </w:rPr>
        <w:t xml:space="preserve"> (Fig. 3A)</w:t>
      </w:r>
      <w:r w:rsidR="00AC3049">
        <w:rPr>
          <w:color w:val="000000" w:themeColor="text1"/>
        </w:rPr>
        <w:fldChar w:fldCharType="begin"/>
      </w:r>
      <w:r w:rsidR="00AC3049">
        <w:rPr>
          <w:color w:val="000000" w:themeColor="text1"/>
        </w:rPr>
        <w:instrText xml:space="preserve"> ADDIN ZOTERO_ITEM CSL_CITATION {"citationID":"I6SdrKAK","properties":{"unsorted":false,"formattedCitation":"({\\i{}6}, {\\i{}11})","plainCitation":"(6, 11)","noteIndex":0},"citationItems":[{"id":5369,"uris":["http://zotero.org/users/local/8FaPAiyS/items/RMCK62AU"],"itemData":{"id":5369,"type":"article-journal","abstract":"Chemists often discover reactions by applying catalysts to a series of simple compounds. Tweaking those reactions to tolerate more structural complexity in pharmaceutical research is time-consuming. Ahneman et al. report that machine learning can help. Using a high-throughput data set, they trained a random forest algorithm to predict which specific palladium catalysts would best tolerate isoxazoles (cyclic structures with an N?O bond) during C?N bond formation. The predictions also helped to guide analysis of the catalyst inhibition mechanism. Science, this issue p. 186 A random forest algorithm trained on high-throughput data predicts which catalysts best tolerate certain heterocycles. Machine learning methods are becoming integral to scientific inquiry in numerous disciplines. We demonstrated that machine learning can be used to predict the performance of a synthetic reaction in multidimensional chemical space using data obtained via high-throughput experimentation. We created scripts to compute and extract atomic, molecular, and vibrational descriptors for the components of a palladium-catalyzed Buchwald-Hartwig cross-coupling of aryl halides with 4-methylaniline in the presence of various potentially inhibitory additives. Using these descriptors as inputs and reaction yield as output, we showed that a random forest algorithm provides significantly improved predictive performance over linear regression analysis. The random forest model was also successfully applied to sparse training sets and out-of-sample prediction, suggesting its value in facilitating adoption of synthetic methodology.","container-title":"Science","DOI":"10.1126/science.aar5169","issue":"6385","journalAbbreviatio</w:instrText>
      </w:r>
      <w:r w:rsidR="00AC3049">
        <w:rPr>
          <w:rFonts w:hint="eastAsia"/>
          <w:color w:val="000000" w:themeColor="text1"/>
        </w:rPr>
        <w:instrText>n":"Science","note":"JCR</w:instrText>
      </w:r>
      <w:r w:rsidR="00AC3049">
        <w:rPr>
          <w:rFonts w:hint="eastAsia"/>
          <w:color w:val="000000" w:themeColor="text1"/>
        </w:rPr>
        <w:instrText>分区</w:instrText>
      </w:r>
      <w:r w:rsidR="00AC3049">
        <w:rPr>
          <w:rFonts w:hint="eastAsia"/>
          <w:color w:val="000000" w:themeColor="text1"/>
        </w:rPr>
        <w:instrText>: Q1\n</w:instrText>
      </w:r>
      <w:r w:rsidR="00AC3049">
        <w:rPr>
          <w:rFonts w:hint="eastAsia"/>
          <w:color w:val="000000" w:themeColor="text1"/>
        </w:rPr>
        <w:instrText>中科院分区升级版</w:instrText>
      </w:r>
      <w:r w:rsidR="00AC3049">
        <w:rPr>
          <w:rFonts w:hint="eastAsia"/>
          <w:color w:val="000000" w:themeColor="text1"/>
        </w:rPr>
        <w:instrText xml:space="preserve">: </w:instrText>
      </w:r>
      <w:r w:rsidR="00AC3049">
        <w:rPr>
          <w:rFonts w:hint="eastAsia"/>
          <w:color w:val="000000" w:themeColor="text1"/>
        </w:rPr>
        <w:instrText>综合性期刊</w:instrText>
      </w:r>
      <w:r w:rsidR="00AC3049">
        <w:rPr>
          <w:rFonts w:hint="eastAsia"/>
          <w:color w:val="000000" w:themeColor="text1"/>
        </w:rPr>
        <w:instrText>1</w:instrText>
      </w:r>
      <w:r w:rsidR="00AC3049">
        <w:rPr>
          <w:rFonts w:hint="eastAsia"/>
          <w:color w:val="000000" w:themeColor="text1"/>
        </w:rPr>
        <w:instrText>区</w:instrText>
      </w:r>
      <w:r w:rsidR="00AC3049">
        <w:rPr>
          <w:rFonts w:hint="eastAsia"/>
          <w:color w:val="000000" w:themeColor="text1"/>
        </w:rPr>
        <w:instrText>\n</w:instrText>
      </w:r>
      <w:r w:rsidR="00AC3049">
        <w:rPr>
          <w:rFonts w:hint="eastAsia"/>
          <w:color w:val="000000" w:themeColor="text1"/>
        </w:rPr>
        <w:instrText>影响因子</w:instrText>
      </w:r>
      <w:r w:rsidR="00AC3049">
        <w:rPr>
          <w:rFonts w:hint="eastAsia"/>
          <w:color w:val="000000" w:themeColor="text1"/>
        </w:rPr>
        <w:instrText>: 44.7\n5</w:instrText>
      </w:r>
      <w:r w:rsidR="00AC3049">
        <w:rPr>
          <w:rFonts w:hint="eastAsia"/>
          <w:color w:val="000000" w:themeColor="text1"/>
        </w:rPr>
        <w:instrText>年影响因子</w:instrText>
      </w:r>
      <w:r w:rsidR="00AC3049">
        <w:rPr>
          <w:rFonts w:hint="eastAsia"/>
          <w:color w:val="000000" w:themeColor="text1"/>
        </w:rPr>
        <w:instrText>: 50.3\n</w:instrText>
      </w:r>
      <w:r w:rsidR="00AC3049">
        <w:rPr>
          <w:rFonts w:hint="eastAsia"/>
          <w:color w:val="000000" w:themeColor="text1"/>
        </w:rPr>
        <w:instrText>南农高质量</w:instrText>
      </w:r>
      <w:r w:rsidR="00AC3049">
        <w:rPr>
          <w:rFonts w:hint="eastAsia"/>
          <w:color w:val="000000" w:themeColor="text1"/>
        </w:rPr>
        <w:instrText>: A\nTLDR: It is demonstrated that machine learning can be used to predict the performance of a synthetic reaction in multidimensional chemical space using data obtained via</w:instrText>
      </w:r>
      <w:r w:rsidR="00AC3049">
        <w:rPr>
          <w:color w:val="000000" w:themeColor="text1"/>
        </w:rPr>
        <w:instrText xml:space="preserve"> high-throughput experimentation and provides significantly improved predictive performance over linear regression analysis.","page":"186-190","publisher":"American Association for the Advancement of Science","title":"Predicting reaction performance in C–N cross-coupling using machine learning","volume":"360","author":[{"family":"Ahneman","given":"Derek T."},{"family":"Estrada","given":"Jesús G."},{"family":"Lin","given":"Shishi"},{"family":"Dreher","given":"Spencer D."},{"family":"Doyle","given":"Abigail G."}],"issued":{"date-parts":[["2018",4,13]]}}},{"id":5490,"uris":["http://zotero.org/users/local/8FaPAiyS/items/BMM7BTU2"],"itemData":{"id":5490,"type":"article-journal","abstract":"Phosphine ligands coordinated to palladium and nickel are essential tools for assembling the backbones of pharmaceutical compounds. For decades, descriptors that characterize spatial bulk have helped to guide phosphine optimization. However, these descriptors tend to apply to ideal geometries of a single ligand. Newman-Stonebraker et al. introduce a descriptor that considers how the ligand conformation might change in a crowded environment. Specifically, they found that the minimum percentage buried volume accurately predicts when one or two of a particular ligand will coordinate to a metal center, frequently a key determinant of successful catalysis. ?JSY A descriptor predicts whether nickel and palladium are likely to coordinate to one or two of a given phosphine in catalysis. Chemists often use statistical analysis of reaction data with molecular descriptors to identify structure-reactivity relationships, which can enable prediction and mechanistic understanding. In this study, we developed a broadly applicable and quantitative classification workflow that identifies reactivity cliffs in 11 Ni- and Pd-catalyzed cross-coupling datasets using monodentate phosphine ligands. A distinctive ligand steric descriptor, minimum percent buried volume [%Vbur (min)], is found to divide these datasets into active and inactive regions at a similar threshold value. Organometallic studies demonstrate that this threshold corresponds to the binary outcome of bisligated versus monoligated metal and that %Vbur (min) is a physically meaningful and predictive representation of ligand structure </w:instrText>
      </w:r>
      <w:r w:rsidR="00AC3049">
        <w:rPr>
          <w:rFonts w:hint="eastAsia"/>
          <w:color w:val="000000" w:themeColor="text1"/>
        </w:rPr>
        <w:instrText>in catalysis.","container-title":"Science","DOI":"10.1126/science.abj4213","issue":"6565","journalAbbreviation":"Science","note":"JCR</w:instrText>
      </w:r>
      <w:r w:rsidR="00AC3049">
        <w:rPr>
          <w:rFonts w:hint="eastAsia"/>
          <w:color w:val="000000" w:themeColor="text1"/>
        </w:rPr>
        <w:instrText>分区</w:instrText>
      </w:r>
      <w:r w:rsidR="00AC3049">
        <w:rPr>
          <w:rFonts w:hint="eastAsia"/>
          <w:color w:val="000000" w:themeColor="text1"/>
        </w:rPr>
        <w:instrText>: Q1\n</w:instrText>
      </w:r>
      <w:r w:rsidR="00AC3049">
        <w:rPr>
          <w:rFonts w:hint="eastAsia"/>
          <w:color w:val="000000" w:themeColor="text1"/>
        </w:rPr>
        <w:instrText>中科院分区升级版</w:instrText>
      </w:r>
      <w:r w:rsidR="00AC3049">
        <w:rPr>
          <w:rFonts w:hint="eastAsia"/>
          <w:color w:val="000000" w:themeColor="text1"/>
        </w:rPr>
        <w:instrText xml:space="preserve">: </w:instrText>
      </w:r>
      <w:r w:rsidR="00AC3049">
        <w:rPr>
          <w:rFonts w:hint="eastAsia"/>
          <w:color w:val="000000" w:themeColor="text1"/>
        </w:rPr>
        <w:instrText>综合性期刊</w:instrText>
      </w:r>
      <w:r w:rsidR="00AC3049">
        <w:rPr>
          <w:rFonts w:hint="eastAsia"/>
          <w:color w:val="000000" w:themeColor="text1"/>
        </w:rPr>
        <w:instrText>1</w:instrText>
      </w:r>
      <w:r w:rsidR="00AC3049">
        <w:rPr>
          <w:rFonts w:hint="eastAsia"/>
          <w:color w:val="000000" w:themeColor="text1"/>
        </w:rPr>
        <w:instrText>区</w:instrText>
      </w:r>
      <w:r w:rsidR="00AC3049">
        <w:rPr>
          <w:rFonts w:hint="eastAsia"/>
          <w:color w:val="000000" w:themeColor="text1"/>
        </w:rPr>
        <w:instrText>\n</w:instrText>
      </w:r>
      <w:r w:rsidR="00AC3049">
        <w:rPr>
          <w:rFonts w:hint="eastAsia"/>
          <w:color w:val="000000" w:themeColor="text1"/>
        </w:rPr>
        <w:instrText>影响因子</w:instrText>
      </w:r>
      <w:r w:rsidR="00AC3049">
        <w:rPr>
          <w:rFonts w:hint="eastAsia"/>
          <w:color w:val="000000" w:themeColor="text1"/>
        </w:rPr>
        <w:instrText>: 45.8\n5</w:instrText>
      </w:r>
      <w:r w:rsidR="00AC3049">
        <w:rPr>
          <w:rFonts w:hint="eastAsia"/>
          <w:color w:val="000000" w:themeColor="text1"/>
        </w:rPr>
        <w:instrText>年影响因子</w:instrText>
      </w:r>
      <w:r w:rsidR="00AC3049">
        <w:rPr>
          <w:rFonts w:hint="eastAsia"/>
          <w:color w:val="000000" w:themeColor="text1"/>
        </w:rPr>
        <w:instrText>: 49.7\n</w:instrText>
      </w:r>
      <w:r w:rsidR="00AC3049">
        <w:rPr>
          <w:rFonts w:hint="eastAsia"/>
          <w:color w:val="000000" w:themeColor="text1"/>
        </w:rPr>
        <w:instrText>南农高质量</w:instrText>
      </w:r>
      <w:r w:rsidR="00AC3049">
        <w:rPr>
          <w:rFonts w:hint="eastAsia"/>
          <w:color w:val="000000" w:themeColor="text1"/>
        </w:rPr>
        <w:instrText xml:space="preserve">: A","page":"301-308","publisher":"American Association for the </w:instrText>
      </w:r>
      <w:r w:rsidR="00AC3049">
        <w:rPr>
          <w:color w:val="000000" w:themeColor="text1"/>
        </w:rPr>
        <w:instrText xml:space="preserve">Advancement of Science","title":"Univariate classification of phosphine ligation state and reactivity in cross-coupling catalysis","volume":"374","author":[{"family":"Newman-Stonebraker","given":"Samuel H."},{"family":"Smith","given":"Sleight R."},{"family":"Borowski","given":"Julia E."},{"family":"Peters","given":"Ellyn"},{"family":"Gensch","given":"Tobias"},{"family":"Johnson","given":"Heather C."},{"family":"Sigman","given":"Matthew S."},{"family":"Doyle","given":"Abigail G."}],"issued":{"date-parts":[["2021",10,15]]}}}],"schema":"https://github.com/citation-style-language/schema/raw/master/csl-citation.json"} </w:instrText>
      </w:r>
      <w:r w:rsidR="00AC3049">
        <w:rPr>
          <w:color w:val="000000" w:themeColor="text1"/>
        </w:rPr>
        <w:fldChar w:fldCharType="separate"/>
      </w:r>
      <w:r w:rsidR="00AC3049" w:rsidRPr="00AC3049">
        <w:rPr>
          <w:rFonts w:cs="Times New Roman"/>
          <w:kern w:val="0"/>
        </w:rPr>
        <w:t>(</w:t>
      </w:r>
      <w:r w:rsidR="00AC3049" w:rsidRPr="00AC3049">
        <w:rPr>
          <w:rFonts w:cs="Times New Roman"/>
          <w:i/>
          <w:iCs/>
          <w:kern w:val="0"/>
        </w:rPr>
        <w:t>6</w:t>
      </w:r>
      <w:r w:rsidR="00AC3049" w:rsidRPr="00AC3049">
        <w:rPr>
          <w:rFonts w:cs="Times New Roman"/>
          <w:kern w:val="0"/>
        </w:rPr>
        <w:t xml:space="preserve">, </w:t>
      </w:r>
      <w:r w:rsidR="00AC3049" w:rsidRPr="00AC3049">
        <w:rPr>
          <w:rFonts w:cs="Times New Roman"/>
          <w:i/>
          <w:iCs/>
          <w:kern w:val="0"/>
        </w:rPr>
        <w:t>11</w:t>
      </w:r>
      <w:r w:rsidR="00AC3049" w:rsidRPr="00AC3049">
        <w:rPr>
          <w:rFonts w:cs="Times New Roman"/>
          <w:kern w:val="0"/>
        </w:rPr>
        <w:t>)</w:t>
      </w:r>
      <w:r w:rsidR="00AC3049">
        <w:rPr>
          <w:color w:val="000000" w:themeColor="text1"/>
        </w:rPr>
        <w:fldChar w:fldCharType="end"/>
      </w:r>
      <w:r w:rsidRPr="00567099">
        <w:rPr>
          <w:color w:val="000000" w:themeColor="text1"/>
        </w:rPr>
        <w:t xml:space="preserve">. Reaction yield was modelled using </w:t>
      </w:r>
      <w:bookmarkStart w:id="37" w:name="OLE_LINK26"/>
      <w:proofErr w:type="spellStart"/>
      <w:r w:rsidRPr="00567099">
        <w:rPr>
          <w:color w:val="000000" w:themeColor="text1"/>
        </w:rPr>
        <w:t>CatBoost</w:t>
      </w:r>
      <w:proofErr w:type="spellEnd"/>
      <w:r w:rsidRPr="00567099">
        <w:rPr>
          <w:color w:val="000000" w:themeColor="text1"/>
        </w:rPr>
        <w:t xml:space="preserve"> </w:t>
      </w:r>
      <w:bookmarkEnd w:id="37"/>
      <w:commentRangeStart w:id="38"/>
      <w:r w:rsidRPr="00567099">
        <w:rPr>
          <w:color w:val="000000" w:themeColor="text1"/>
        </w:rPr>
        <w:t>regression</w:t>
      </w:r>
      <w:commentRangeEnd w:id="38"/>
      <w:r w:rsidR="00301713" w:rsidRPr="00567099">
        <w:rPr>
          <w:rStyle w:val="af9"/>
          <w:color w:val="000000" w:themeColor="text1"/>
          <w:sz w:val="24"/>
          <w:szCs w:val="24"/>
        </w:rPr>
        <w:commentReference w:id="38"/>
      </w:r>
      <w:r w:rsidRPr="00567099">
        <w:rPr>
          <w:color w:val="000000" w:themeColor="text1"/>
        </w:rPr>
        <w:t xml:space="preserve">, and experiment </w:t>
      </w:r>
      <w:r w:rsidR="001B2460">
        <w:rPr>
          <w:color w:val="000000" w:themeColor="text1"/>
        </w:rPr>
        <w:t>prioritization</w:t>
      </w:r>
      <w:r w:rsidRPr="00567099">
        <w:rPr>
          <w:color w:val="000000" w:themeColor="text1"/>
        </w:rPr>
        <w:t xml:space="preserve"> was directed by an upper confidence bound acquisition function that balanced predicted performance against model </w:t>
      </w:r>
      <w:commentRangeStart w:id="39"/>
      <w:r w:rsidRPr="00567099">
        <w:rPr>
          <w:color w:val="000000" w:themeColor="text1"/>
        </w:rPr>
        <w:t>uncertainty</w:t>
      </w:r>
      <w:commentRangeEnd w:id="39"/>
      <w:r w:rsidR="00301713" w:rsidRPr="00567099">
        <w:rPr>
          <w:rStyle w:val="af9"/>
          <w:color w:val="000000" w:themeColor="text1"/>
          <w:sz w:val="24"/>
          <w:szCs w:val="24"/>
        </w:rPr>
        <w:commentReference w:id="39"/>
      </w:r>
      <w:r w:rsidRPr="00567099">
        <w:rPr>
          <w:color w:val="000000" w:themeColor="text1"/>
        </w:rPr>
        <w:t xml:space="preserve">. </w:t>
      </w:r>
    </w:p>
    <w:p w14:paraId="7FF81911" w14:textId="10762DAC" w:rsidR="0065551C" w:rsidRDefault="0065551C" w:rsidP="00A64601">
      <w:pPr>
        <w:spacing w:line="360" w:lineRule="auto"/>
        <w:ind w:firstLine="284"/>
        <w:jc w:val="both"/>
      </w:pPr>
      <w:r w:rsidRPr="0065551C">
        <w:t xml:space="preserve">The first stage targeted the most demanding activation event, selective cleavage of the </w:t>
      </w:r>
      <w:r w:rsidRPr="0065551C">
        <w:rPr>
          <w:i/>
        </w:rPr>
        <w:t>meta</w:t>
      </w:r>
      <w:r w:rsidRPr="0065551C">
        <w:t>-C–Cl bond in 2-fluoroethyl 3-chlorobenzoate, and surveyed the full set of 205,632 candidate reaction conditions. Starting from 50 randomly selected experiments, active learning advanced in batches of 10 until the target yield exceeded 80% or improvement stalled over two consecutive rounds. After seven rounds, the model reached a cros</w:t>
      </w:r>
      <w:r>
        <w:t>s-validated R² of 0.702 with a mean absolute error (</w:t>
      </w:r>
      <w:r w:rsidRPr="0065551C">
        <w:t>MAE</w:t>
      </w:r>
      <w:r>
        <w:t>)</w:t>
      </w:r>
      <w:r w:rsidRPr="0065551C">
        <w:t xml:space="preserve"> of 9.93% and pinpointed Condition 1</w:t>
      </w:r>
      <w:r>
        <w:t xml:space="preserve"> </w:t>
      </w:r>
      <w:r w:rsidRPr="0065551C">
        <w:t>(Fig. 3</w:t>
      </w:r>
      <w:r>
        <w:t>B</w:t>
      </w:r>
      <w:r w:rsidRPr="0065551C">
        <w:t>): DMAP-BH</w:t>
      </w:r>
      <w:r w:rsidRPr="00B30BF6">
        <w:rPr>
          <w:vertAlign w:val="subscript"/>
        </w:rPr>
        <w:t>3</w:t>
      </w:r>
      <w:r w:rsidRPr="0065551C">
        <w:t>, DTBP, 3,5-diCF</w:t>
      </w:r>
      <w:r w:rsidRPr="00B30BF6">
        <w:rPr>
          <w:vertAlign w:val="subscript"/>
        </w:rPr>
        <w:t>3</w:t>
      </w:r>
      <w:r w:rsidRPr="0065551C">
        <w:t>C</w:t>
      </w:r>
      <w:r w:rsidRPr="00B30BF6">
        <w:rPr>
          <w:vertAlign w:val="subscript"/>
        </w:rPr>
        <w:t>6</w:t>
      </w:r>
      <w:r w:rsidRPr="0065551C">
        <w:t>H</w:t>
      </w:r>
      <w:r w:rsidRPr="00B30BF6">
        <w:rPr>
          <w:vertAlign w:val="subscript"/>
        </w:rPr>
        <w:t>3</w:t>
      </w:r>
      <w:r w:rsidRPr="0065551C">
        <w:t>SH, and CH</w:t>
      </w:r>
      <w:r w:rsidRPr="00B30BF6">
        <w:rPr>
          <w:vertAlign w:val="subscript"/>
        </w:rPr>
        <w:t>3</w:t>
      </w:r>
      <w:r w:rsidRPr="0065551C">
        <w:t>CN/H</w:t>
      </w:r>
      <w:r w:rsidRPr="00B30BF6">
        <w:rPr>
          <w:vertAlign w:val="subscript"/>
        </w:rPr>
        <w:t>2</w:t>
      </w:r>
      <w:r w:rsidRPr="0065551C">
        <w:t xml:space="preserve">O </w:t>
      </w:r>
      <w:commentRangeStart w:id="40"/>
      <w:commentRangeStart w:id="41"/>
      <w:r w:rsidRPr="0065551C">
        <w:t xml:space="preserve">(3:1). </w:t>
      </w:r>
      <w:commentRangeEnd w:id="40"/>
      <w:r w:rsidR="00806755" w:rsidRPr="0065551C">
        <w:rPr>
          <w:rStyle w:val="af9"/>
          <w:sz w:val="24"/>
          <w:szCs w:val="24"/>
        </w:rPr>
        <w:commentReference w:id="40"/>
      </w:r>
      <w:commentRangeEnd w:id="41"/>
      <w:r w:rsidR="00B315D8">
        <w:rPr>
          <w:rStyle w:val="af9"/>
        </w:rPr>
        <w:commentReference w:id="41"/>
      </w:r>
      <w:r w:rsidRPr="0065551C">
        <w:t xml:space="preserve">This combination furnished the desired dechlorinative alkylation product in 72% yield (Fig. 3E). The trained model then flagged 2,751 </w:t>
      </w:r>
      <w:r w:rsidRPr="00DD6C02">
        <w:rPr>
          <w:i/>
        </w:rPr>
        <w:t>meta</w:t>
      </w:r>
      <w:r w:rsidRPr="0065551C">
        <w:t xml:space="preserve">-active conditions, and excluding this higher-reactivity manifold opened the </w:t>
      </w:r>
      <w:proofErr w:type="spellStart"/>
      <w:r w:rsidRPr="0065551C">
        <w:t>ortho</w:t>
      </w:r>
      <w:proofErr w:type="spellEnd"/>
      <w:r w:rsidRPr="0065551C">
        <w:t>-selective search window.</w:t>
      </w:r>
    </w:p>
    <w:p w14:paraId="20C2E073" w14:textId="5DB7698E" w:rsidR="00B30BF6" w:rsidRDefault="00B30BF6" w:rsidP="00A64601">
      <w:pPr>
        <w:spacing w:line="360" w:lineRule="auto"/>
        <w:ind w:firstLine="284"/>
        <w:jc w:val="both"/>
      </w:pPr>
      <w:r w:rsidRPr="00B30BF6">
        <w:t xml:space="preserve">The second stage resumed active learning within this filtered space, now targeting selective cleavage of the </w:t>
      </w:r>
      <w:proofErr w:type="spellStart"/>
      <w:r w:rsidRPr="00207B38">
        <w:rPr>
          <w:i/>
        </w:rPr>
        <w:t>ortho</w:t>
      </w:r>
      <w:proofErr w:type="spellEnd"/>
      <w:r w:rsidRPr="00B30BF6">
        <w:t xml:space="preserve">-C–Cl bond in 2-fluoroethyl 2,5-dichlorobenzoate while incorporating the </w:t>
      </w:r>
      <w:r w:rsidRPr="00207B38">
        <w:rPr>
          <w:i/>
        </w:rPr>
        <w:t>meta</w:t>
      </w:r>
      <w:r w:rsidRPr="00B30BF6">
        <w:t xml:space="preserve">-stage data into model training. After six additional rounds, the model improved to a cross-validated R² of 0.784 with a </w:t>
      </w:r>
      <w:r w:rsidR="00207B38">
        <w:t>MAE</w:t>
      </w:r>
      <w:r w:rsidRPr="00B30BF6">
        <w:t xml:space="preserve"> of 9.83% and pinpointed </w:t>
      </w:r>
      <w:commentRangeStart w:id="42"/>
      <w:commentRangeStart w:id="43"/>
      <w:r w:rsidRPr="00B30BF6">
        <w:t>Condition 2 (Fig. 3C): DMAP-BH</w:t>
      </w:r>
      <w:r w:rsidRPr="00207B38">
        <w:rPr>
          <w:vertAlign w:val="subscript"/>
        </w:rPr>
        <w:t>3</w:t>
      </w:r>
      <w:r w:rsidRPr="00B30BF6">
        <w:t>, ABVN, 2-COOMeC</w:t>
      </w:r>
      <w:r w:rsidRPr="00207B38">
        <w:rPr>
          <w:vertAlign w:val="subscript"/>
        </w:rPr>
        <w:t>6</w:t>
      </w:r>
      <w:r w:rsidRPr="00B30BF6">
        <w:t>H</w:t>
      </w:r>
      <w:r w:rsidRPr="00207B38">
        <w:rPr>
          <w:vertAlign w:val="subscript"/>
        </w:rPr>
        <w:t>4</w:t>
      </w:r>
      <w:r w:rsidRPr="00B30BF6">
        <w:t>SH, and CH</w:t>
      </w:r>
      <w:r w:rsidRPr="00207B38">
        <w:rPr>
          <w:vertAlign w:val="subscript"/>
        </w:rPr>
        <w:t>3</w:t>
      </w:r>
      <w:r w:rsidRPr="00B30BF6">
        <w:t>CN/H</w:t>
      </w:r>
      <w:r w:rsidRPr="00207B38">
        <w:rPr>
          <w:vertAlign w:val="subscript"/>
        </w:rPr>
        <w:t>2</w:t>
      </w:r>
      <w:r w:rsidRPr="00B30BF6">
        <w:t xml:space="preserve">O (3:1). This condition delivered the </w:t>
      </w:r>
      <w:proofErr w:type="spellStart"/>
      <w:r w:rsidRPr="00207B38">
        <w:rPr>
          <w:i/>
        </w:rPr>
        <w:t>ortho</w:t>
      </w:r>
      <w:proofErr w:type="spellEnd"/>
      <w:r w:rsidRPr="00B30BF6">
        <w:t xml:space="preserve">-selective dechlorinative alkylation product in 83% yield (Fig. 3E). The trained model then flagged 12,932 </w:t>
      </w:r>
      <w:proofErr w:type="spellStart"/>
      <w:r w:rsidRPr="00E876EB">
        <w:rPr>
          <w:i/>
        </w:rPr>
        <w:t>ortho</w:t>
      </w:r>
      <w:proofErr w:type="spellEnd"/>
      <w:r w:rsidRPr="00B30BF6">
        <w:t xml:space="preserve">-active conditions, and their exclusion compressed the search into a narrower window containing 189,949 candidate conditions. Within this doubly filtered space, the third stage targeted </w:t>
      </w:r>
      <w:r w:rsidRPr="00E876EB">
        <w:rPr>
          <w:i/>
        </w:rPr>
        <w:t>para</w:t>
      </w:r>
      <w:r w:rsidRPr="00B30BF6">
        <w:t xml:space="preserve">-selective activation of 2-fluoroethyl 2,4,5-trichlorobenzoate. Across nine additional rounds, the model maintained robust performance, reaching a cross-validated R² of 0.731 with an MAE of </w:t>
      </w:r>
      <w:r w:rsidRPr="00B30BF6">
        <w:lastRenderedPageBreak/>
        <w:t xml:space="preserve">9.31%, and identified Condition 3 (Fig. 3D): </w:t>
      </w:r>
      <w:r w:rsidRPr="00A32148">
        <w:rPr>
          <w:i/>
        </w:rPr>
        <w:t>m</w:t>
      </w:r>
      <w:r w:rsidRPr="00B30BF6">
        <w:t>-OMePy-BH</w:t>
      </w:r>
      <w:r w:rsidRPr="00E876EB">
        <w:rPr>
          <w:vertAlign w:val="subscript"/>
        </w:rPr>
        <w:t>3</w:t>
      </w:r>
      <w:r w:rsidRPr="00B30BF6">
        <w:t xml:space="preserve">, </w:t>
      </w:r>
      <w:proofErr w:type="spellStart"/>
      <w:r w:rsidRPr="00B30BF6">
        <w:t>DTBP</w:t>
      </w:r>
      <w:r w:rsidR="00540045">
        <w:t>c</w:t>
      </w:r>
      <w:proofErr w:type="spellEnd"/>
      <w:r w:rsidRPr="00B30BF6">
        <w:t>, 3,5-diCF</w:t>
      </w:r>
      <w:r w:rsidRPr="00E876EB">
        <w:rPr>
          <w:vertAlign w:val="subscript"/>
        </w:rPr>
        <w:t>3</w:t>
      </w:r>
      <w:r w:rsidRPr="00B30BF6">
        <w:t>C</w:t>
      </w:r>
      <w:r w:rsidRPr="00E876EB">
        <w:rPr>
          <w:vertAlign w:val="subscript"/>
        </w:rPr>
        <w:t>6</w:t>
      </w:r>
      <w:r w:rsidRPr="00B30BF6">
        <w:t>H</w:t>
      </w:r>
      <w:r w:rsidRPr="00E876EB">
        <w:rPr>
          <w:vertAlign w:val="subscript"/>
        </w:rPr>
        <w:t>3</w:t>
      </w:r>
      <w:r w:rsidRPr="00B30BF6">
        <w:t>SH, and CH</w:t>
      </w:r>
      <w:r w:rsidRPr="00E876EB">
        <w:rPr>
          <w:vertAlign w:val="subscript"/>
        </w:rPr>
        <w:t>3</w:t>
      </w:r>
      <w:r w:rsidRPr="00B30BF6">
        <w:t xml:space="preserve">CN. </w:t>
      </w:r>
      <w:commentRangeEnd w:id="42"/>
      <w:r w:rsidR="001769C7" w:rsidRPr="00B30BF6">
        <w:rPr>
          <w:rStyle w:val="af9"/>
          <w:sz w:val="24"/>
          <w:szCs w:val="24"/>
        </w:rPr>
        <w:commentReference w:id="42"/>
      </w:r>
      <w:commentRangeEnd w:id="43"/>
      <w:r w:rsidR="00B315D8">
        <w:rPr>
          <w:rStyle w:val="af9"/>
        </w:rPr>
        <w:commentReference w:id="43"/>
      </w:r>
      <w:r w:rsidRPr="00B30BF6">
        <w:t xml:space="preserve">This mildest activation regime delivered the </w:t>
      </w:r>
      <w:r w:rsidRPr="00E876EB">
        <w:rPr>
          <w:i/>
        </w:rPr>
        <w:t>para</w:t>
      </w:r>
      <w:r w:rsidRPr="00B30BF6">
        <w:t xml:space="preserve">-selective dechlorinative alkylation product in </w:t>
      </w:r>
      <w:commentRangeStart w:id="44"/>
      <w:commentRangeStart w:id="45"/>
      <w:r w:rsidRPr="00B30BF6">
        <w:t>6</w:t>
      </w:r>
      <w:r w:rsidR="00991752">
        <w:t>6</w:t>
      </w:r>
      <w:r w:rsidRPr="00B30BF6">
        <w:t xml:space="preserve">% yield </w:t>
      </w:r>
      <w:commentRangeEnd w:id="44"/>
      <w:r w:rsidR="00114179" w:rsidRPr="00B30BF6">
        <w:rPr>
          <w:rStyle w:val="af9"/>
          <w:sz w:val="24"/>
          <w:szCs w:val="24"/>
        </w:rPr>
        <w:commentReference w:id="44"/>
      </w:r>
      <w:commentRangeEnd w:id="45"/>
      <w:r w:rsidR="00B315D8">
        <w:rPr>
          <w:rStyle w:val="af9"/>
        </w:rPr>
        <w:commentReference w:id="45"/>
      </w:r>
      <w:r w:rsidRPr="00B30BF6">
        <w:t>as the major product (Fig. 3E), revealing that weaker yet synthetically productive reactivity windows emerged only after the stronger manifolds had been systematically stripped away.</w:t>
      </w:r>
    </w:p>
    <w:p w14:paraId="5C33C257" w14:textId="3E78C8D7" w:rsidR="00F37DC4" w:rsidRPr="00A666C2" w:rsidRDefault="00896BF7" w:rsidP="00A666C2">
      <w:pPr>
        <w:spacing w:line="360" w:lineRule="auto"/>
        <w:ind w:firstLine="284"/>
        <w:jc w:val="both"/>
      </w:pPr>
      <w:bookmarkStart w:id="46" w:name="OLE_LINK27"/>
      <w:r w:rsidRPr="00896BF7">
        <w:t>The conditions uncovered through hierarchical active learning</w:t>
      </w:r>
      <w:r w:rsidR="00064639" w:rsidRPr="00064639">
        <w:t xml:space="preserve"> define an ordered ladder of activation windows that mirrors the intrinsic reactivity hierarchy of the three C–Cl sites. Their distinction is reflected not only in the stage-specific outcomes, but also in their crossover </w:t>
      </w:r>
      <w:proofErr w:type="spellStart"/>
      <w:r w:rsidR="00064639" w:rsidRPr="00064639">
        <w:t>behaviour</w:t>
      </w:r>
      <w:proofErr w:type="spellEnd"/>
      <w:r w:rsidR="00064639" w:rsidRPr="00064639">
        <w:t xml:space="preserve"> beyond the intended search stage. </w:t>
      </w:r>
      <w:bookmarkEnd w:id="46"/>
      <w:commentRangeStart w:id="47"/>
      <w:r w:rsidR="00064639" w:rsidRPr="00064639">
        <w:rPr>
          <w:color w:val="FF0000"/>
        </w:rPr>
        <w:t xml:space="preserve">When Condition 1 was applied to downstream </w:t>
      </w:r>
      <w:proofErr w:type="spellStart"/>
      <w:r w:rsidR="00064639" w:rsidRPr="00064639">
        <w:rPr>
          <w:color w:val="FF0000"/>
        </w:rPr>
        <w:t>dichloro</w:t>
      </w:r>
      <w:proofErr w:type="spellEnd"/>
      <w:r w:rsidR="00064639" w:rsidRPr="00064639">
        <w:rPr>
          <w:color w:val="FF0000"/>
        </w:rPr>
        <w:t xml:space="preserve">- and </w:t>
      </w:r>
      <w:proofErr w:type="spellStart"/>
      <w:r w:rsidR="00064639" w:rsidRPr="00064639">
        <w:rPr>
          <w:color w:val="FF0000"/>
        </w:rPr>
        <w:t>trichloroarenes</w:t>
      </w:r>
      <w:proofErr w:type="spellEnd"/>
      <w:r w:rsidR="00064639" w:rsidRPr="00064639">
        <w:rPr>
          <w:color w:val="FF0000"/>
        </w:rPr>
        <w:t xml:space="preserve">, it gave mixtures arising from multiple dechlorinative functionalization events rather than preserving single-site control (Fig. 3E). Condition 2 similarly lost selectivity on </w:t>
      </w:r>
      <w:proofErr w:type="spellStart"/>
      <w:r w:rsidR="00064639" w:rsidRPr="00064639">
        <w:rPr>
          <w:color w:val="FF0000"/>
        </w:rPr>
        <w:t>trichloro</w:t>
      </w:r>
      <w:proofErr w:type="spellEnd"/>
      <w:r w:rsidR="00064639" w:rsidRPr="00064639">
        <w:rPr>
          <w:color w:val="FF0000"/>
        </w:rPr>
        <w:t xml:space="preserve"> substrates, again leading to </w:t>
      </w:r>
      <w:proofErr w:type="spellStart"/>
      <w:r w:rsidR="00064639" w:rsidRPr="00064639">
        <w:rPr>
          <w:color w:val="FF0000"/>
        </w:rPr>
        <w:t>overfunctionalized</w:t>
      </w:r>
      <w:proofErr w:type="spellEnd"/>
      <w:r w:rsidR="00064639" w:rsidRPr="00064639">
        <w:rPr>
          <w:color w:val="FF0000"/>
        </w:rPr>
        <w:t xml:space="preserve"> mixtures (Fig. 3E).</w:t>
      </w:r>
      <w:commentRangeEnd w:id="47"/>
      <w:r w:rsidR="00064639" w:rsidRPr="00064639">
        <w:rPr>
          <w:rStyle w:val="af9"/>
          <w:sz w:val="24"/>
          <w:szCs w:val="24"/>
        </w:rPr>
        <w:commentReference w:id="47"/>
      </w:r>
      <w:r w:rsidR="00064639" w:rsidRPr="00064639">
        <w:t xml:space="preserve"> These crossover outcomes confirm that the earlier stages uncover stronger activation manifolds, whose exclusion is required to expose the weaker windows needed for subsequent selective editing.</w:t>
      </w:r>
    </w:p>
    <w:p w14:paraId="219D9899" w14:textId="5ED35BC0" w:rsidR="00A95FF1" w:rsidRPr="00A64601" w:rsidRDefault="00C06BD5" w:rsidP="00A95FF1">
      <w:pPr>
        <w:tabs>
          <w:tab w:val="left" w:pos="2064"/>
        </w:tabs>
        <w:jc w:val="both"/>
      </w:pPr>
      <w:r>
        <w:rPr>
          <w:noProof/>
        </w:rPr>
        <w:lastRenderedPageBreak/>
        <w:drawing>
          <wp:inline distT="0" distB="0" distL="0" distR="0" wp14:anchorId="50D054B3" wp14:editId="75B98317">
            <wp:extent cx="5895975" cy="5788159"/>
            <wp:effectExtent l="0" t="0" r="0" b="3175"/>
            <wp:docPr id="41644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95975" cy="5788159"/>
                    </a:xfrm>
                    <a:prstGeom prst="rect">
                      <a:avLst/>
                    </a:prstGeom>
                    <a:noFill/>
                  </pic:spPr>
                </pic:pic>
              </a:graphicData>
            </a:graphic>
          </wp:inline>
        </w:drawing>
      </w:r>
    </w:p>
    <w:p w14:paraId="5AF2A26D" w14:textId="6FA94EFE" w:rsidR="00E57460" w:rsidRDefault="00A666C2" w:rsidP="00A666C2">
      <w:pPr>
        <w:spacing w:line="360" w:lineRule="auto"/>
        <w:jc w:val="both"/>
        <w:rPr>
          <w:rFonts w:eastAsia="宋体" w:cs="Times New Roman"/>
          <w:b/>
          <w:bCs/>
          <w:sz w:val="18"/>
          <w:szCs w:val="18"/>
        </w:rPr>
      </w:pPr>
      <w:r w:rsidRPr="00A666C2">
        <w:rPr>
          <w:rFonts w:eastAsia="宋体" w:cs="Times New Roman"/>
          <w:b/>
          <w:bCs/>
          <w:sz w:val="18"/>
          <w:szCs w:val="18"/>
        </w:rPr>
        <w:t>Figure 3. Reaction representation and active-learning-guided identification of selective conditions for sequential C–Cl activation.</w:t>
      </w:r>
      <w:r w:rsidRPr="00A666C2">
        <w:rPr>
          <w:rFonts w:eastAsia="宋体" w:cs="Times New Roman" w:hint="eastAsia"/>
          <w:b/>
          <w:bCs/>
          <w:sz w:val="18"/>
          <w:szCs w:val="18"/>
        </w:rPr>
        <w:t xml:space="preserve"> </w:t>
      </w:r>
      <w:r w:rsidRPr="00A666C2">
        <w:rPr>
          <w:rFonts w:eastAsia="宋体" w:cs="Times New Roman"/>
          <w:b/>
          <w:bCs/>
          <w:sz w:val="18"/>
          <w:szCs w:val="18"/>
        </w:rPr>
        <w:t xml:space="preserve">(A) Physical organic reaction representation of the </w:t>
      </w:r>
      <w:proofErr w:type="spellStart"/>
      <w:r w:rsidRPr="00A666C2">
        <w:rPr>
          <w:rFonts w:eastAsia="宋体" w:cs="Times New Roman"/>
          <w:b/>
          <w:bCs/>
          <w:sz w:val="18"/>
          <w:szCs w:val="18"/>
        </w:rPr>
        <w:t>boryl</w:t>
      </w:r>
      <w:proofErr w:type="spellEnd"/>
      <w:r w:rsidRPr="00A666C2">
        <w:rPr>
          <w:rFonts w:eastAsia="宋体" w:cs="Times New Roman"/>
          <w:b/>
          <w:bCs/>
          <w:sz w:val="18"/>
          <w:szCs w:val="18"/>
        </w:rPr>
        <w:t xml:space="preserve"> radical-promoted dechlorinative alkylation condition space.</w:t>
      </w:r>
      <w:r w:rsidRPr="00A666C2">
        <w:rPr>
          <w:rFonts w:eastAsia="宋体" w:cs="Times New Roman" w:hint="eastAsia"/>
          <w:b/>
          <w:bCs/>
          <w:sz w:val="18"/>
          <w:szCs w:val="18"/>
        </w:rPr>
        <w:t xml:space="preserve"> </w:t>
      </w:r>
      <w:r w:rsidRPr="00A666C2">
        <w:rPr>
          <w:rFonts w:eastAsia="宋体" w:cs="Times New Roman"/>
          <w:b/>
          <w:bCs/>
          <w:sz w:val="18"/>
          <w:szCs w:val="18"/>
        </w:rPr>
        <w:t xml:space="preserve">(B–D) Active learning trajectories for identifying the meta-, </w:t>
      </w:r>
      <w:proofErr w:type="spellStart"/>
      <w:r w:rsidRPr="00A666C2">
        <w:rPr>
          <w:rFonts w:eastAsia="宋体" w:cs="Times New Roman"/>
          <w:b/>
          <w:bCs/>
          <w:sz w:val="18"/>
          <w:szCs w:val="18"/>
        </w:rPr>
        <w:t>ortho</w:t>
      </w:r>
      <w:proofErr w:type="spellEnd"/>
      <w:r w:rsidRPr="00A666C2">
        <w:rPr>
          <w:rFonts w:eastAsia="宋体" w:cs="Times New Roman"/>
          <w:b/>
          <w:bCs/>
          <w:sz w:val="18"/>
          <w:szCs w:val="18"/>
        </w:rPr>
        <w:t>-, and para-selective conditions across progressively filtered reactivity windows.</w:t>
      </w:r>
      <w:r w:rsidRPr="00A666C2">
        <w:rPr>
          <w:rFonts w:eastAsia="宋体" w:cs="Times New Roman" w:hint="eastAsia"/>
          <w:b/>
          <w:bCs/>
          <w:sz w:val="18"/>
          <w:szCs w:val="18"/>
        </w:rPr>
        <w:t xml:space="preserve"> </w:t>
      </w:r>
      <w:r w:rsidRPr="00A666C2">
        <w:rPr>
          <w:rFonts w:eastAsia="宋体" w:cs="Times New Roman"/>
          <w:b/>
          <w:bCs/>
          <w:sz w:val="18"/>
          <w:szCs w:val="18"/>
        </w:rPr>
        <w:t>(E) Experimental validation of the three conditions discovered for stage-specific dechlorinative alkylation.</w:t>
      </w:r>
    </w:p>
    <w:p w14:paraId="50D84EE8" w14:textId="5C5D3CDC" w:rsidR="002B5D5C" w:rsidRPr="00A666C2" w:rsidRDefault="002B5D5C" w:rsidP="00A666C2">
      <w:pPr>
        <w:spacing w:line="360" w:lineRule="auto"/>
        <w:jc w:val="both"/>
        <w:rPr>
          <w:rFonts w:eastAsia="宋体" w:cs="Times New Roman"/>
          <w:b/>
          <w:bCs/>
          <w:sz w:val="18"/>
          <w:szCs w:val="18"/>
        </w:rPr>
      </w:pPr>
    </w:p>
    <w:p w14:paraId="0685E189" w14:textId="76AB4922" w:rsidR="00E57460" w:rsidRPr="00217C3F" w:rsidRDefault="002B5D5C" w:rsidP="0075425B">
      <w:pPr>
        <w:pStyle w:val="1"/>
        <w:rPr>
          <w:sz w:val="28"/>
          <w:szCs w:val="28"/>
          <w:lang w:val="en-GB"/>
        </w:rPr>
      </w:pPr>
      <w:r w:rsidRPr="002B5D5C">
        <w:rPr>
          <w:sz w:val="28"/>
          <w:szCs w:val="28"/>
          <w:lang w:val="en-GB"/>
        </w:rPr>
        <w:t>Synthetic scope and programmable diversification</w:t>
      </w:r>
    </w:p>
    <w:p w14:paraId="52EF7119" w14:textId="50E8A96E" w:rsidR="0096755C" w:rsidRPr="00217C3F" w:rsidRDefault="0096755C" w:rsidP="0096755C">
      <w:pPr>
        <w:spacing w:line="360" w:lineRule="auto"/>
        <w:ind w:firstLine="284"/>
        <w:jc w:val="both"/>
        <w:rPr>
          <w:rFonts w:eastAsia="宋体" w:cs="Times New Roman"/>
          <w:color w:val="000000" w:themeColor="text1"/>
          <w:lang w:val="en-GB"/>
        </w:rPr>
      </w:pPr>
      <w:r w:rsidRPr="0096755C">
        <w:rPr>
          <w:rFonts w:eastAsia="宋体" w:cs="Times New Roman"/>
          <w:color w:val="000000" w:themeColor="text1"/>
          <w:lang w:val="en-GB"/>
        </w:rPr>
        <w:t xml:space="preserve">To experimentally validate the conditions uncovered through hierarchical active learning, we first examined their performance in sequential, site-selective radical dechlorinative </w:t>
      </w:r>
      <w:r w:rsidRPr="0096755C">
        <w:rPr>
          <w:rFonts w:eastAsia="宋体" w:cs="Times New Roman"/>
          <w:color w:val="000000" w:themeColor="text1"/>
          <w:lang w:val="en-GB"/>
        </w:rPr>
        <w:lastRenderedPageBreak/>
        <w:t xml:space="preserve">functionalization (Fig. </w:t>
      </w:r>
      <w:r>
        <w:rPr>
          <w:rFonts w:eastAsia="宋体" w:cs="Times New Roman"/>
          <w:color w:val="000000" w:themeColor="text1"/>
          <w:lang w:val="en-GB"/>
        </w:rPr>
        <w:t>4</w:t>
      </w:r>
      <w:r w:rsidRPr="0096755C">
        <w:rPr>
          <w:rFonts w:eastAsia="宋体" w:cs="Times New Roman"/>
          <w:color w:val="000000" w:themeColor="text1"/>
          <w:lang w:val="en-GB"/>
        </w:rPr>
        <w:t xml:space="preserve">). Under </w:t>
      </w:r>
      <w:r>
        <w:rPr>
          <w:rFonts w:eastAsia="宋体" w:cs="Times New Roman"/>
          <w:color w:val="000000" w:themeColor="text1"/>
          <w:lang w:val="en-GB"/>
        </w:rPr>
        <w:t>C</w:t>
      </w:r>
      <w:r w:rsidRPr="0096755C">
        <w:rPr>
          <w:rFonts w:eastAsia="宋体" w:cs="Times New Roman"/>
          <w:color w:val="000000" w:themeColor="text1"/>
          <w:lang w:val="en-GB"/>
        </w:rPr>
        <w:t xml:space="preserve">ondition </w:t>
      </w:r>
      <w:r>
        <w:rPr>
          <w:rFonts w:eastAsia="宋体" w:cs="Times New Roman"/>
          <w:color w:val="000000" w:themeColor="text1"/>
          <w:lang w:val="en-GB"/>
        </w:rPr>
        <w:t>1</w:t>
      </w:r>
      <w:r w:rsidRPr="0096755C">
        <w:rPr>
          <w:rFonts w:eastAsia="宋体" w:cs="Times New Roman"/>
          <w:color w:val="000000" w:themeColor="text1"/>
          <w:lang w:val="en-GB"/>
        </w:rPr>
        <w:t xml:space="preserve">, ethyl ester-substituted 2,4,5-trichloroarenes coupled smoothly with a broad range of aliphatic alkenes spanning different chain lengths, furnishing the corresponding products </w:t>
      </w:r>
      <w:r w:rsidRPr="0096755C">
        <w:rPr>
          <w:rFonts w:eastAsia="宋体" w:cs="Times New Roman"/>
          <w:b/>
          <w:color w:val="000000" w:themeColor="text1"/>
          <w:lang w:val="en-GB"/>
        </w:rPr>
        <w:t>1a</w:t>
      </w:r>
      <w:r w:rsidRPr="0096755C">
        <w:rPr>
          <w:rFonts w:eastAsia="宋体" w:cs="Times New Roman"/>
          <w:color w:val="000000" w:themeColor="text1"/>
          <w:lang w:val="en-GB"/>
        </w:rPr>
        <w:t>–</w:t>
      </w:r>
      <w:r w:rsidRPr="0096755C">
        <w:rPr>
          <w:rFonts w:eastAsia="宋体" w:cs="Times New Roman"/>
          <w:b/>
          <w:color w:val="000000" w:themeColor="text1"/>
          <w:lang w:val="en-GB"/>
        </w:rPr>
        <w:t>1d</w:t>
      </w:r>
      <w:r w:rsidRPr="0096755C">
        <w:rPr>
          <w:rFonts w:eastAsia="宋体" w:cs="Times New Roman"/>
          <w:color w:val="000000" w:themeColor="text1"/>
          <w:lang w:val="en-GB"/>
        </w:rPr>
        <w:t xml:space="preserve"> in good to high yields. </w:t>
      </w:r>
      <w:r w:rsidRPr="00217C3F">
        <w:rPr>
          <w:rFonts w:eastAsia="宋体" w:cs="Times New Roman"/>
          <w:color w:val="000000" w:themeColor="text1"/>
          <w:lang w:val="en-GB"/>
        </w:rPr>
        <w:t>Notably, the</w:t>
      </w:r>
      <w:r w:rsidRPr="0096755C">
        <w:rPr>
          <w:rFonts w:eastAsia="宋体" w:cs="Times New Roman"/>
          <w:color w:val="000000" w:themeColor="text1"/>
          <w:lang w:val="en-GB"/>
        </w:rPr>
        <w:t xml:space="preserve"> alkene derived from </w:t>
      </w:r>
      <w:proofErr w:type="spellStart"/>
      <w:r w:rsidRPr="0096755C">
        <w:rPr>
          <w:rFonts w:eastAsia="宋体" w:cs="Times New Roman"/>
          <w:color w:val="000000" w:themeColor="text1"/>
          <w:lang w:val="en-GB"/>
        </w:rPr>
        <w:t>diacetone</w:t>
      </w:r>
      <w:proofErr w:type="spellEnd"/>
      <w:r w:rsidRPr="0096755C">
        <w:rPr>
          <w:rFonts w:eastAsia="宋体" w:cs="Times New Roman"/>
          <w:color w:val="000000" w:themeColor="text1"/>
          <w:lang w:val="en-GB"/>
        </w:rPr>
        <w:t xml:space="preserve">-D-galactose also proved to be a competent partner, providing </w:t>
      </w:r>
      <w:r w:rsidRPr="0096755C">
        <w:rPr>
          <w:rFonts w:eastAsia="宋体" w:cs="Times New Roman"/>
          <w:b/>
          <w:color w:val="000000" w:themeColor="text1"/>
          <w:lang w:val="en-GB"/>
        </w:rPr>
        <w:t>1e</w:t>
      </w:r>
      <w:r w:rsidRPr="0096755C">
        <w:rPr>
          <w:rFonts w:eastAsia="宋体" w:cs="Times New Roman"/>
          <w:color w:val="000000" w:themeColor="text1"/>
          <w:lang w:val="en-GB"/>
        </w:rPr>
        <w:t xml:space="preserve"> and highlighting a viable entry to the structural diversification of this sugar derivative. Variation of the ester moiety was likewise well tolerated, including 4-fluorophenyl (</w:t>
      </w:r>
      <w:r w:rsidRPr="0096755C">
        <w:rPr>
          <w:rFonts w:eastAsia="宋体" w:cs="Times New Roman"/>
          <w:b/>
          <w:color w:val="000000" w:themeColor="text1"/>
          <w:lang w:val="en-GB"/>
        </w:rPr>
        <w:t>1f</w:t>
      </w:r>
      <w:r w:rsidRPr="0096755C">
        <w:rPr>
          <w:rFonts w:eastAsia="宋体" w:cs="Times New Roman"/>
          <w:color w:val="000000" w:themeColor="text1"/>
          <w:lang w:val="en-GB"/>
        </w:rPr>
        <w:t xml:space="preserve">), </w:t>
      </w:r>
      <w:proofErr w:type="spellStart"/>
      <w:r w:rsidRPr="0096755C">
        <w:rPr>
          <w:rFonts w:eastAsia="宋体" w:cs="Times New Roman"/>
          <w:color w:val="000000" w:themeColor="text1"/>
          <w:lang w:val="en-GB"/>
        </w:rPr>
        <w:t>fluoroethyl</w:t>
      </w:r>
      <w:proofErr w:type="spellEnd"/>
      <w:r w:rsidRPr="0096755C">
        <w:rPr>
          <w:rFonts w:eastAsia="宋体" w:cs="Times New Roman"/>
          <w:color w:val="000000" w:themeColor="text1"/>
          <w:lang w:val="en-GB"/>
        </w:rPr>
        <w:t xml:space="preserve"> (</w:t>
      </w:r>
      <w:r w:rsidRPr="0096755C">
        <w:rPr>
          <w:rFonts w:eastAsia="宋体" w:cs="Times New Roman"/>
          <w:b/>
          <w:color w:val="000000" w:themeColor="text1"/>
          <w:lang w:val="en-GB"/>
        </w:rPr>
        <w:t>1g</w:t>
      </w:r>
      <w:r w:rsidRPr="0096755C">
        <w:rPr>
          <w:rFonts w:eastAsia="宋体" w:cs="Times New Roman"/>
          <w:color w:val="000000" w:themeColor="text1"/>
          <w:lang w:val="en-GB"/>
        </w:rPr>
        <w:t>), and derivatives of (–)-</w:t>
      </w:r>
      <w:proofErr w:type="spellStart"/>
      <w:r w:rsidRPr="0096755C">
        <w:rPr>
          <w:rFonts w:eastAsia="宋体" w:cs="Times New Roman"/>
          <w:color w:val="000000" w:themeColor="text1"/>
          <w:lang w:val="en-GB"/>
        </w:rPr>
        <w:t>borneol</w:t>
      </w:r>
      <w:proofErr w:type="spellEnd"/>
      <w:r w:rsidRPr="0096755C">
        <w:rPr>
          <w:rFonts w:eastAsia="宋体" w:cs="Times New Roman"/>
          <w:color w:val="000000" w:themeColor="text1"/>
          <w:lang w:val="en-GB"/>
        </w:rPr>
        <w:t xml:space="preserve"> (</w:t>
      </w:r>
      <w:r w:rsidRPr="0096755C">
        <w:rPr>
          <w:rFonts w:eastAsia="宋体" w:cs="Times New Roman"/>
          <w:b/>
          <w:color w:val="000000" w:themeColor="text1"/>
          <w:lang w:val="en-GB"/>
        </w:rPr>
        <w:t>1h</w:t>
      </w:r>
      <w:r w:rsidRPr="0096755C">
        <w:rPr>
          <w:rFonts w:eastAsia="宋体" w:cs="Times New Roman"/>
          <w:color w:val="000000" w:themeColor="text1"/>
          <w:lang w:val="en-GB"/>
        </w:rPr>
        <w:t>), (–)</w:t>
      </w:r>
      <w:r w:rsidRPr="0096755C">
        <w:rPr>
          <w:rFonts w:eastAsia="宋体" w:cs="Times New Roman" w:hint="eastAsia"/>
          <w:color w:val="000000" w:themeColor="text1"/>
          <w:lang w:val="en-GB"/>
        </w:rPr>
        <w:t>-menthol (</w:t>
      </w:r>
      <w:r w:rsidRPr="0096755C">
        <w:rPr>
          <w:rFonts w:eastAsia="宋体" w:cs="Times New Roman" w:hint="eastAsia"/>
          <w:b/>
          <w:color w:val="000000" w:themeColor="text1"/>
          <w:lang w:val="en-GB"/>
        </w:rPr>
        <w:t>1i</w:t>
      </w:r>
      <w:r w:rsidRPr="0096755C">
        <w:rPr>
          <w:rFonts w:eastAsia="宋体" w:cs="Times New Roman" w:hint="eastAsia"/>
          <w:color w:val="000000" w:themeColor="text1"/>
          <w:lang w:val="en-GB"/>
        </w:rPr>
        <w:t xml:space="preserve">), </w:t>
      </w:r>
      <w:proofErr w:type="spellStart"/>
      <w:r w:rsidRPr="0096755C">
        <w:rPr>
          <w:rFonts w:eastAsia="宋体" w:cs="Times New Roman" w:hint="eastAsia"/>
          <w:color w:val="000000" w:themeColor="text1"/>
          <w:lang w:val="en-GB"/>
        </w:rPr>
        <w:t>diacetone</w:t>
      </w:r>
      <w:proofErr w:type="spellEnd"/>
      <w:r w:rsidRPr="0096755C">
        <w:rPr>
          <w:rFonts w:eastAsia="宋体" w:cs="Times New Roman" w:hint="eastAsia"/>
          <w:color w:val="000000" w:themeColor="text1"/>
          <w:lang w:val="en-GB"/>
        </w:rPr>
        <w:t>-D-glucose (</w:t>
      </w:r>
      <w:r w:rsidRPr="0096755C">
        <w:rPr>
          <w:rFonts w:eastAsia="宋体" w:cs="Times New Roman" w:hint="eastAsia"/>
          <w:b/>
          <w:color w:val="000000" w:themeColor="text1"/>
          <w:lang w:val="en-GB"/>
        </w:rPr>
        <w:t>1j</w:t>
      </w:r>
      <w:r w:rsidRPr="0096755C">
        <w:rPr>
          <w:rFonts w:eastAsia="宋体" w:cs="Times New Roman" w:hint="eastAsia"/>
          <w:color w:val="000000" w:themeColor="text1"/>
          <w:lang w:val="en-GB"/>
        </w:rPr>
        <w:t xml:space="preserve">) and </w:t>
      </w:r>
      <w:proofErr w:type="spellStart"/>
      <w:r w:rsidRPr="0096755C">
        <w:rPr>
          <w:rFonts w:eastAsia="宋体" w:cs="Times New Roman" w:hint="eastAsia"/>
          <w:color w:val="000000" w:themeColor="text1"/>
          <w:lang w:val="en-GB"/>
        </w:rPr>
        <w:t>estradiol</w:t>
      </w:r>
      <w:proofErr w:type="spellEnd"/>
      <w:r w:rsidRPr="0096755C">
        <w:rPr>
          <w:rFonts w:eastAsia="宋体" w:cs="Times New Roman" w:hint="eastAsia"/>
          <w:color w:val="000000" w:themeColor="text1"/>
          <w:lang w:val="en-GB"/>
        </w:rPr>
        <w:t xml:space="preserve"> 3-methyl ether (</w:t>
      </w:r>
      <w:r w:rsidRPr="0096755C">
        <w:rPr>
          <w:rFonts w:eastAsia="宋体" w:cs="Times New Roman" w:hint="eastAsia"/>
          <w:b/>
          <w:color w:val="000000" w:themeColor="text1"/>
          <w:lang w:val="en-GB"/>
        </w:rPr>
        <w:t>1k</w:t>
      </w:r>
      <w:r w:rsidRPr="0096755C">
        <w:rPr>
          <w:rFonts w:eastAsia="宋体" w:cs="Times New Roman" w:hint="eastAsia"/>
          <w:color w:val="000000" w:themeColor="text1"/>
          <w:lang w:val="en-GB"/>
        </w:rPr>
        <w:t xml:space="preserve">), all delivering the corresponding products with high yields and site selectivity. </w:t>
      </w:r>
      <w:r w:rsidRPr="00217C3F">
        <w:rPr>
          <w:rFonts w:eastAsia="宋体" w:cs="Times New Roman"/>
          <w:color w:val="000000" w:themeColor="text1"/>
          <w:lang w:val="en-GB"/>
        </w:rPr>
        <w:t xml:space="preserve">In these cases, </w:t>
      </w:r>
      <w:ins w:id="48" w:author="Yee Lin Phang" w:date="2026-04-20T15:56:00Z">
        <w:r w:rsidR="001F33B0">
          <w:rPr>
            <w:rFonts w:eastAsia="宋体" w:cs="Times New Roman"/>
            <w:color w:val="000000" w:themeColor="text1"/>
            <w:lang w:val="en-GB"/>
          </w:rPr>
          <w:t xml:space="preserve">only </w:t>
        </w:r>
      </w:ins>
      <w:r w:rsidRPr="00217C3F">
        <w:rPr>
          <w:rFonts w:eastAsia="宋体" w:cs="Times New Roman"/>
          <w:color w:val="000000" w:themeColor="text1"/>
          <w:lang w:val="en-GB"/>
        </w:rPr>
        <w:t xml:space="preserve">a minor amount (≤10%, see Supplementary Information for details) of dechlorinative alkylation at the </w:t>
      </w:r>
      <w:proofErr w:type="spellStart"/>
      <w:r w:rsidRPr="00217C3F">
        <w:rPr>
          <w:rFonts w:eastAsia="宋体" w:cs="Times New Roman"/>
          <w:i/>
          <w:iCs/>
          <w:color w:val="000000" w:themeColor="text1"/>
          <w:lang w:val="en-GB"/>
        </w:rPr>
        <w:t>ortho</w:t>
      </w:r>
      <w:proofErr w:type="spellEnd"/>
      <w:r w:rsidRPr="00217C3F">
        <w:rPr>
          <w:rFonts w:eastAsia="宋体" w:cs="Times New Roman"/>
          <w:color w:val="000000" w:themeColor="text1"/>
          <w:lang w:val="en-GB"/>
        </w:rPr>
        <w:t>-position was observed as a side reaction</w:t>
      </w:r>
      <w:r w:rsidRPr="0096755C">
        <w:rPr>
          <w:rFonts w:eastAsia="宋体" w:cs="Times New Roman"/>
          <w:color w:val="000000" w:themeColor="text1"/>
          <w:lang w:val="en-GB"/>
        </w:rPr>
        <w:t xml:space="preserve">, indicating that the data-driven discovered condition captures a practically useful balance between reactivity and positional control. </w:t>
      </w:r>
    </w:p>
    <w:p w14:paraId="324A0480" w14:textId="2E1ED9EB" w:rsidR="0096755C" w:rsidRPr="00217C3F" w:rsidRDefault="0096755C" w:rsidP="00EE54A5">
      <w:pPr>
        <w:spacing w:line="360" w:lineRule="auto"/>
        <w:ind w:firstLine="284"/>
        <w:jc w:val="both"/>
        <w:rPr>
          <w:rFonts w:eastAsia="宋体" w:cs="Times New Roman"/>
          <w:color w:val="000000" w:themeColor="text1"/>
          <w:lang w:val="en-GB"/>
        </w:rPr>
      </w:pPr>
      <w:r w:rsidRPr="0096755C">
        <w:rPr>
          <w:rFonts w:eastAsia="宋体" w:cs="Times New Roman"/>
          <w:color w:val="000000" w:themeColor="text1"/>
          <w:lang w:val="en-GB"/>
        </w:rPr>
        <w:t xml:space="preserve">We </w:t>
      </w:r>
      <w:r>
        <w:rPr>
          <w:rFonts w:eastAsia="宋体" w:cs="Times New Roman"/>
          <w:color w:val="000000" w:themeColor="text1"/>
          <w:lang w:val="en-GB"/>
        </w:rPr>
        <w:t>further</w:t>
      </w:r>
      <w:r w:rsidRPr="0096755C">
        <w:rPr>
          <w:rFonts w:eastAsia="宋体" w:cs="Times New Roman"/>
          <w:color w:val="000000" w:themeColor="text1"/>
          <w:lang w:val="en-GB"/>
        </w:rPr>
        <w:t xml:space="preserve"> examined selective cleavage of the second C–Cl bond in the resulting 2,5-dichloroarenes under Condition 2. Despite the lower intrinsic reactivity of these substrates, a broad range of alkenes remained compatible, including aliphatic partners with varied chain lengths and electronic properties (</w:t>
      </w:r>
      <w:r w:rsidRPr="0096755C">
        <w:rPr>
          <w:rFonts w:eastAsia="宋体" w:cs="Times New Roman"/>
          <w:b/>
          <w:color w:val="000000" w:themeColor="text1"/>
          <w:lang w:val="en-GB"/>
        </w:rPr>
        <w:t>2a</w:t>
      </w:r>
      <w:r w:rsidRPr="0096755C">
        <w:rPr>
          <w:rFonts w:eastAsia="宋体" w:cs="Times New Roman"/>
          <w:color w:val="000000" w:themeColor="text1"/>
          <w:lang w:val="en-GB"/>
        </w:rPr>
        <w:t xml:space="preserve">, </w:t>
      </w:r>
      <w:r w:rsidRPr="0096755C">
        <w:rPr>
          <w:rFonts w:eastAsia="宋体" w:cs="Times New Roman"/>
          <w:b/>
          <w:color w:val="000000" w:themeColor="text1"/>
          <w:lang w:val="en-GB"/>
        </w:rPr>
        <w:t>2b</w:t>
      </w:r>
      <w:r w:rsidRPr="0096755C">
        <w:rPr>
          <w:rFonts w:eastAsia="宋体" w:cs="Times New Roman"/>
          <w:color w:val="000000" w:themeColor="text1"/>
          <w:lang w:val="en-GB"/>
        </w:rPr>
        <w:t xml:space="preserve"> and </w:t>
      </w:r>
      <w:r w:rsidRPr="0096755C">
        <w:rPr>
          <w:rFonts w:eastAsia="宋体" w:cs="Times New Roman"/>
          <w:b/>
          <w:color w:val="000000" w:themeColor="text1"/>
          <w:lang w:val="en-GB"/>
        </w:rPr>
        <w:t>2i</w:t>
      </w:r>
      <w:r w:rsidRPr="0096755C">
        <w:rPr>
          <w:rFonts w:eastAsia="宋体" w:cs="Times New Roman"/>
          <w:color w:val="000000" w:themeColor="text1"/>
          <w:lang w:val="en-GB"/>
        </w:rPr>
        <w:t>), as well as diverse aromatic (</w:t>
      </w:r>
      <w:r w:rsidRPr="0096755C">
        <w:rPr>
          <w:rFonts w:eastAsia="宋体" w:cs="Times New Roman"/>
          <w:b/>
          <w:color w:val="000000" w:themeColor="text1"/>
          <w:lang w:val="en-GB"/>
        </w:rPr>
        <w:t>2c</w:t>
      </w:r>
      <w:r w:rsidRPr="0096755C">
        <w:rPr>
          <w:rFonts w:eastAsia="宋体" w:cs="Times New Roman"/>
          <w:color w:val="000000" w:themeColor="text1"/>
          <w:lang w:val="en-GB"/>
        </w:rPr>
        <w:t>–</w:t>
      </w:r>
      <w:r w:rsidRPr="0096755C">
        <w:rPr>
          <w:rFonts w:eastAsia="宋体" w:cs="Times New Roman"/>
          <w:b/>
          <w:color w:val="000000" w:themeColor="text1"/>
          <w:lang w:val="en-GB"/>
        </w:rPr>
        <w:t>2h</w:t>
      </w:r>
      <w:r w:rsidRPr="0096755C">
        <w:rPr>
          <w:rFonts w:eastAsia="宋体" w:cs="Times New Roman"/>
          <w:color w:val="000000" w:themeColor="text1"/>
          <w:lang w:val="en-GB"/>
        </w:rPr>
        <w:t xml:space="preserve">) and </w:t>
      </w:r>
      <w:proofErr w:type="spellStart"/>
      <w:r w:rsidRPr="0096755C">
        <w:rPr>
          <w:rFonts w:eastAsia="宋体" w:cs="Times New Roman"/>
          <w:color w:val="000000" w:themeColor="text1"/>
          <w:lang w:val="en-GB"/>
        </w:rPr>
        <w:t>heteroaromatic</w:t>
      </w:r>
      <w:proofErr w:type="spellEnd"/>
      <w:r w:rsidRPr="0096755C">
        <w:rPr>
          <w:rFonts w:eastAsia="宋体" w:cs="Times New Roman"/>
          <w:color w:val="000000" w:themeColor="text1"/>
          <w:lang w:val="en-GB"/>
        </w:rPr>
        <w:t xml:space="preserve"> (</w:t>
      </w:r>
      <w:r w:rsidRPr="0096755C">
        <w:rPr>
          <w:rFonts w:eastAsia="宋体" w:cs="Times New Roman"/>
          <w:b/>
          <w:color w:val="000000" w:themeColor="text1"/>
          <w:lang w:val="en-GB"/>
        </w:rPr>
        <w:t>2j</w:t>
      </w:r>
      <w:r w:rsidRPr="0096755C">
        <w:rPr>
          <w:rFonts w:eastAsia="宋体" w:cs="Times New Roman"/>
          <w:color w:val="000000" w:themeColor="text1"/>
          <w:lang w:val="en-GB"/>
        </w:rPr>
        <w:t xml:space="preserve">) alkenes, furnishing the corresponding products with high efficiency and excellent site selectivity (Fig. 4). The structure of </w:t>
      </w:r>
      <w:r w:rsidRPr="0096755C">
        <w:rPr>
          <w:rFonts w:eastAsia="宋体" w:cs="Times New Roman"/>
          <w:b/>
          <w:color w:val="000000" w:themeColor="text1"/>
          <w:lang w:val="en-GB"/>
        </w:rPr>
        <w:t>2d</w:t>
      </w:r>
      <w:r w:rsidRPr="0096755C">
        <w:rPr>
          <w:rFonts w:eastAsia="宋体" w:cs="Times New Roman"/>
          <w:color w:val="000000" w:themeColor="text1"/>
          <w:lang w:val="en-GB"/>
        </w:rPr>
        <w:t xml:space="preserve"> was confirmed by X-ray crystallography. Guided by the stage-resolved conditions uncovered through hierarchical active learning, the sequence could be advanced to a third dechlorinative alkylation step to deliver densely substituted </w:t>
      </w:r>
      <w:proofErr w:type="spellStart"/>
      <w:r w:rsidRPr="0096755C">
        <w:rPr>
          <w:rFonts w:eastAsia="宋体" w:cs="Times New Roman"/>
          <w:color w:val="000000" w:themeColor="text1"/>
          <w:lang w:val="en-GB"/>
        </w:rPr>
        <w:t>trialkylated</w:t>
      </w:r>
      <w:proofErr w:type="spellEnd"/>
      <w:r w:rsidRPr="0096755C">
        <w:rPr>
          <w:rFonts w:eastAsia="宋体" w:cs="Times New Roman"/>
          <w:color w:val="000000" w:themeColor="text1"/>
          <w:lang w:val="en-GB"/>
        </w:rPr>
        <w:t xml:space="preserve"> arenes </w:t>
      </w:r>
      <w:r w:rsidRPr="0096755C">
        <w:rPr>
          <w:rFonts w:eastAsia="宋体" w:cs="Times New Roman"/>
          <w:b/>
          <w:color w:val="000000" w:themeColor="text1"/>
          <w:lang w:val="en-GB"/>
        </w:rPr>
        <w:t>3a</w:t>
      </w:r>
      <w:r w:rsidRPr="0096755C">
        <w:rPr>
          <w:rFonts w:eastAsia="宋体" w:cs="Times New Roman"/>
          <w:color w:val="000000" w:themeColor="text1"/>
          <w:lang w:val="en-GB"/>
        </w:rPr>
        <w:t>–</w:t>
      </w:r>
      <w:r w:rsidRPr="0096755C">
        <w:rPr>
          <w:rFonts w:eastAsia="宋体" w:cs="Times New Roman"/>
          <w:b/>
          <w:color w:val="000000" w:themeColor="text1"/>
          <w:lang w:val="en-GB"/>
        </w:rPr>
        <w:t>3</w:t>
      </w:r>
      <w:ins w:id="49" w:author="Yee Lin Phang" w:date="2026-04-20T15:57:00Z">
        <w:r w:rsidR="001F33B0">
          <w:rPr>
            <w:rFonts w:eastAsia="宋体" w:cs="Times New Roman"/>
            <w:b/>
            <w:color w:val="000000" w:themeColor="text1"/>
            <w:lang w:val="en-GB"/>
          </w:rPr>
          <w:t>i</w:t>
        </w:r>
      </w:ins>
      <w:del w:id="50" w:author="Yee Lin Phang" w:date="2026-04-20T15:57:00Z">
        <w:r w:rsidRPr="0096755C" w:rsidDel="001F33B0">
          <w:rPr>
            <w:rFonts w:eastAsia="宋体" w:cs="Times New Roman"/>
            <w:b/>
            <w:color w:val="000000" w:themeColor="text1"/>
            <w:lang w:val="en-GB"/>
          </w:rPr>
          <w:delText>l</w:delText>
        </w:r>
      </w:del>
      <w:r w:rsidRPr="0096755C">
        <w:rPr>
          <w:rFonts w:eastAsia="宋体" w:cs="Times New Roman"/>
          <w:color w:val="000000" w:themeColor="text1"/>
          <w:lang w:val="en-GB"/>
        </w:rPr>
        <w:t xml:space="preserve"> with retained </w:t>
      </w:r>
      <w:proofErr w:type="spellStart"/>
      <w:r w:rsidRPr="0096755C">
        <w:rPr>
          <w:rFonts w:eastAsia="宋体" w:cs="Times New Roman"/>
          <w:color w:val="000000" w:themeColor="text1"/>
          <w:lang w:val="en-GB"/>
        </w:rPr>
        <w:t>regioselective</w:t>
      </w:r>
      <w:proofErr w:type="spellEnd"/>
      <w:r w:rsidRPr="0096755C">
        <w:rPr>
          <w:rFonts w:eastAsia="宋体" w:cs="Times New Roman"/>
          <w:color w:val="000000" w:themeColor="text1"/>
          <w:lang w:val="en-GB"/>
        </w:rPr>
        <w:t xml:space="preserve"> control. These results establish that the data-driven discovered conditions function not as isolated solutions for individual steps, but as a coordinated set of reactivity windows that enable programmable, multistep editing of </w:t>
      </w:r>
      <w:proofErr w:type="spellStart"/>
      <w:r w:rsidRPr="0096755C">
        <w:rPr>
          <w:rFonts w:eastAsia="宋体" w:cs="Times New Roman"/>
          <w:color w:val="000000" w:themeColor="text1"/>
          <w:lang w:val="en-GB"/>
        </w:rPr>
        <w:t>polychloroarenes</w:t>
      </w:r>
      <w:proofErr w:type="spellEnd"/>
      <w:r w:rsidRPr="0096755C">
        <w:rPr>
          <w:rFonts w:eastAsia="宋体" w:cs="Times New Roman"/>
          <w:color w:val="000000" w:themeColor="text1"/>
          <w:lang w:val="en-GB"/>
        </w:rPr>
        <w:t>. Additional examples of sequential C–Cl functionalization are shown in Extended Fig. 1.</w:t>
      </w:r>
    </w:p>
    <w:p w14:paraId="699E643A" w14:textId="67B66F02" w:rsidR="001808D6" w:rsidRPr="003D133D" w:rsidRDefault="00BF2972" w:rsidP="006821DF">
      <w:pPr>
        <w:keepNext/>
        <w:spacing w:after="0" w:line="360" w:lineRule="auto"/>
        <w:jc w:val="center"/>
      </w:pPr>
      <w:commentRangeStart w:id="51"/>
      <w:r w:rsidRPr="00217C3F">
        <w:rPr>
          <w:noProof/>
        </w:rPr>
        <w:lastRenderedPageBreak/>
        <w:drawing>
          <wp:inline distT="0" distB="0" distL="0" distR="0" wp14:anchorId="0419A472" wp14:editId="0A92C38F">
            <wp:extent cx="5943600" cy="7719060"/>
            <wp:effectExtent l="0" t="0" r="0" b="2540"/>
            <wp:docPr id="204056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8209" name=""/>
                    <pic:cNvPicPr/>
                  </pic:nvPicPr>
                  <pic:blipFill>
                    <a:blip r:embed="rId14"/>
                    <a:stretch>
                      <a:fillRect/>
                    </a:stretch>
                  </pic:blipFill>
                  <pic:spPr>
                    <a:xfrm>
                      <a:off x="0" y="0"/>
                      <a:ext cx="5943600" cy="7719060"/>
                    </a:xfrm>
                    <a:prstGeom prst="rect">
                      <a:avLst/>
                    </a:prstGeom>
                  </pic:spPr>
                </pic:pic>
              </a:graphicData>
            </a:graphic>
          </wp:inline>
        </w:drawing>
      </w:r>
      <w:commentRangeEnd w:id="51"/>
      <w:r w:rsidR="0096755C" w:rsidRPr="003D133D">
        <w:rPr>
          <w:rStyle w:val="af9"/>
          <w:sz w:val="24"/>
          <w:szCs w:val="24"/>
        </w:rPr>
        <w:commentReference w:id="51"/>
      </w:r>
    </w:p>
    <w:p w14:paraId="64D50819" w14:textId="2EBEF3BD" w:rsidR="0011411A" w:rsidRPr="0026761E" w:rsidRDefault="001808D6" w:rsidP="0026761E">
      <w:pPr>
        <w:pStyle w:val="af8"/>
        <w:spacing w:line="276" w:lineRule="auto"/>
        <w:jc w:val="both"/>
        <w:rPr>
          <w:lang w:val="en-GB"/>
        </w:rPr>
      </w:pPr>
      <w:bookmarkStart w:id="52" w:name="_Ref195972047"/>
      <w:r w:rsidRPr="00217C3F">
        <w:rPr>
          <w:b/>
          <w:bCs/>
          <w:i w:val="0"/>
          <w:iCs w:val="0"/>
          <w:color w:val="000000" w:themeColor="text1"/>
          <w:lang w:val="en-GB"/>
        </w:rPr>
        <w:t xml:space="preserve">Fig. </w:t>
      </w:r>
      <w:bookmarkEnd w:id="52"/>
      <w:r w:rsidR="006B458B">
        <w:rPr>
          <w:b/>
          <w:i w:val="0"/>
          <w:color w:val="000000" w:themeColor="text1"/>
          <w:lang w:val="en-GB"/>
        </w:rPr>
        <w:t>4</w:t>
      </w:r>
      <w:r w:rsidR="004D5829" w:rsidRPr="00217C3F">
        <w:rPr>
          <w:b/>
          <w:bCs/>
          <w:i w:val="0"/>
          <w:iCs w:val="0"/>
          <w:color w:val="000000" w:themeColor="text1"/>
          <w:lang w:val="en-GB"/>
        </w:rPr>
        <w:t xml:space="preserve"> | </w:t>
      </w:r>
      <w:r w:rsidR="00D54815" w:rsidRPr="00217C3F">
        <w:rPr>
          <w:b/>
          <w:bCs/>
          <w:i w:val="0"/>
          <w:iCs w:val="0"/>
          <w:color w:val="000000" w:themeColor="text1"/>
          <w:lang w:val="en-GB"/>
        </w:rPr>
        <w:t xml:space="preserve">Experimental validation of </w:t>
      </w:r>
      <w:r w:rsidR="00517839" w:rsidRPr="00217C3F">
        <w:rPr>
          <w:b/>
          <w:bCs/>
          <w:i w:val="0"/>
          <w:iCs w:val="0"/>
          <w:color w:val="000000" w:themeColor="text1"/>
          <w:lang w:val="en-GB"/>
        </w:rPr>
        <w:t>optimized conditions</w:t>
      </w:r>
      <w:r w:rsidR="006A4E94" w:rsidRPr="00217C3F">
        <w:rPr>
          <w:b/>
          <w:bCs/>
          <w:i w:val="0"/>
          <w:iCs w:val="0"/>
          <w:color w:val="000000" w:themeColor="text1"/>
          <w:lang w:val="en-GB"/>
        </w:rPr>
        <w:t xml:space="preserve"> </w:t>
      </w:r>
      <w:r w:rsidR="00D54815" w:rsidRPr="00217C3F">
        <w:rPr>
          <w:b/>
          <w:bCs/>
          <w:i w:val="0"/>
          <w:iCs w:val="0"/>
          <w:color w:val="000000" w:themeColor="text1"/>
          <w:lang w:val="en-GB"/>
        </w:rPr>
        <w:t xml:space="preserve">and application to </w:t>
      </w:r>
      <w:r w:rsidR="005F79D8" w:rsidRPr="00217C3F">
        <w:rPr>
          <w:b/>
          <w:bCs/>
          <w:i w:val="0"/>
          <w:iCs w:val="0"/>
          <w:color w:val="000000" w:themeColor="text1"/>
          <w:lang w:val="en-GB"/>
        </w:rPr>
        <w:t>controlled multistep</w:t>
      </w:r>
      <w:r w:rsidR="00D54815" w:rsidRPr="00217C3F">
        <w:rPr>
          <w:b/>
          <w:bCs/>
          <w:i w:val="0"/>
          <w:iCs w:val="0"/>
          <w:color w:val="000000" w:themeColor="text1"/>
          <w:lang w:val="en-GB"/>
        </w:rPr>
        <w:t xml:space="preserve"> </w:t>
      </w:r>
      <w:r w:rsidR="00630191" w:rsidRPr="00217C3F">
        <w:rPr>
          <w:b/>
          <w:bCs/>
          <w:i w:val="0"/>
          <w:iCs w:val="0"/>
          <w:color w:val="000000" w:themeColor="text1"/>
          <w:lang w:val="en-GB"/>
        </w:rPr>
        <w:t xml:space="preserve">dechlorinative functionalization </w:t>
      </w:r>
      <w:r w:rsidR="00AE1121" w:rsidRPr="00217C3F">
        <w:rPr>
          <w:b/>
          <w:bCs/>
          <w:i w:val="0"/>
          <w:iCs w:val="0"/>
          <w:color w:val="000000" w:themeColor="text1"/>
          <w:lang w:val="en-GB"/>
        </w:rPr>
        <w:t xml:space="preserve">of </w:t>
      </w:r>
      <w:r w:rsidR="0035025B" w:rsidRPr="00217C3F">
        <w:rPr>
          <w:b/>
          <w:bCs/>
          <w:i w:val="0"/>
          <w:iCs w:val="0"/>
          <w:color w:val="000000" w:themeColor="text1"/>
          <w:lang w:val="en-GB"/>
        </w:rPr>
        <w:t>2,4,5-tri</w:t>
      </w:r>
      <w:r w:rsidR="00AE1121" w:rsidRPr="00217C3F">
        <w:rPr>
          <w:b/>
          <w:bCs/>
          <w:i w:val="0"/>
          <w:iCs w:val="0"/>
          <w:color w:val="000000" w:themeColor="text1"/>
          <w:lang w:val="en-GB"/>
        </w:rPr>
        <w:t>chloroarenes</w:t>
      </w:r>
      <w:r w:rsidR="00A0547B" w:rsidRPr="00217C3F">
        <w:rPr>
          <w:b/>
          <w:bCs/>
          <w:i w:val="0"/>
          <w:iCs w:val="0"/>
          <w:color w:val="000000" w:themeColor="text1"/>
          <w:lang w:val="en-GB"/>
        </w:rPr>
        <w:t xml:space="preserve">. </w:t>
      </w:r>
      <w:r w:rsidR="00A0547B" w:rsidRPr="00217C3F">
        <w:rPr>
          <w:i w:val="0"/>
          <w:iCs w:val="0"/>
          <w:color w:val="000000" w:themeColor="text1"/>
          <w:vertAlign w:val="superscript"/>
          <w:lang w:val="en-GB"/>
        </w:rPr>
        <w:t>a</w:t>
      </w:r>
      <w:r w:rsidR="00DD29C3" w:rsidRPr="00217C3F">
        <w:rPr>
          <w:i w:val="0"/>
          <w:iCs w:val="0"/>
          <w:color w:val="000000" w:themeColor="text1"/>
          <w:lang w:val="en-GB"/>
        </w:rPr>
        <w:t xml:space="preserve">3.0 </w:t>
      </w:r>
      <w:proofErr w:type="spellStart"/>
      <w:r w:rsidR="00DD29C3" w:rsidRPr="00217C3F">
        <w:rPr>
          <w:i w:val="0"/>
          <w:iCs w:val="0"/>
          <w:color w:val="000000" w:themeColor="text1"/>
          <w:lang w:val="en-GB"/>
        </w:rPr>
        <w:t>equiv</w:t>
      </w:r>
      <w:proofErr w:type="spellEnd"/>
      <w:r w:rsidR="00DD29C3" w:rsidRPr="00217C3F">
        <w:rPr>
          <w:i w:val="0"/>
          <w:iCs w:val="0"/>
          <w:color w:val="000000" w:themeColor="text1"/>
          <w:lang w:val="en-GB"/>
        </w:rPr>
        <w:t xml:space="preserve"> of </w:t>
      </w:r>
      <w:proofErr w:type="spellStart"/>
      <w:r w:rsidR="00DD29C3" w:rsidRPr="00217C3F">
        <w:rPr>
          <w:i w:val="0"/>
          <w:iCs w:val="0"/>
          <w:color w:val="000000" w:themeColor="text1"/>
          <w:lang w:val="en-GB"/>
        </w:rPr>
        <w:t>B</w:t>
      </w:r>
      <w:r w:rsidR="00DD29C3" w:rsidRPr="00A64601">
        <w:rPr>
          <w:i w:val="0"/>
          <w:iCs w:val="0"/>
          <w:color w:val="000000" w:themeColor="text1"/>
          <w:lang w:val="en-GB"/>
        </w:rPr>
        <w:t>x</w:t>
      </w:r>
      <w:proofErr w:type="spellEnd"/>
      <w:r w:rsidR="00DD29C3" w:rsidRPr="00217C3F">
        <w:rPr>
          <w:i w:val="0"/>
          <w:iCs w:val="0"/>
          <w:color w:val="000000" w:themeColor="text1"/>
          <w:lang w:val="en-GB"/>
        </w:rPr>
        <w:t xml:space="preserve"> and 50 </w:t>
      </w:r>
      <w:proofErr w:type="spellStart"/>
      <w:r w:rsidR="00DD29C3" w:rsidRPr="00217C3F">
        <w:rPr>
          <w:i w:val="0"/>
          <w:iCs w:val="0"/>
          <w:color w:val="000000" w:themeColor="text1"/>
          <w:lang w:val="en-GB"/>
        </w:rPr>
        <w:t>mol</w:t>
      </w:r>
      <w:proofErr w:type="spellEnd"/>
      <w:r w:rsidR="00DD29C3" w:rsidRPr="00217C3F">
        <w:rPr>
          <w:i w:val="0"/>
          <w:iCs w:val="0"/>
          <w:color w:val="000000" w:themeColor="text1"/>
          <w:lang w:val="en-GB"/>
        </w:rPr>
        <w:t>% TMCH were used.</w:t>
      </w:r>
      <w:r w:rsidR="00FA4EDF" w:rsidRPr="00217C3F">
        <w:rPr>
          <w:i w:val="0"/>
          <w:iCs w:val="0"/>
          <w:color w:val="000000" w:themeColor="text1"/>
          <w:lang w:val="en-GB"/>
        </w:rPr>
        <w:t xml:space="preserve"> </w:t>
      </w:r>
    </w:p>
    <w:p w14:paraId="01616953" w14:textId="7DF60E35" w:rsidR="004E1735" w:rsidRPr="00217C3F" w:rsidRDefault="00694997" w:rsidP="004E1735">
      <w:pPr>
        <w:spacing w:line="360" w:lineRule="auto"/>
        <w:ind w:firstLine="284"/>
        <w:jc w:val="both"/>
        <w:rPr>
          <w:rFonts w:eastAsia="宋体"/>
          <w:color w:val="000000" w:themeColor="text1"/>
          <w:lang w:val="en-GB"/>
        </w:rPr>
      </w:pPr>
      <w:r w:rsidRPr="00217C3F">
        <w:rPr>
          <w:rFonts w:eastAsia="宋体"/>
          <w:color w:val="000000" w:themeColor="text1"/>
          <w:lang w:val="en-GB"/>
        </w:rPr>
        <w:lastRenderedPageBreak/>
        <w:t xml:space="preserve">Subsequently, the </w:t>
      </w:r>
      <w:r w:rsidR="00BD2D08" w:rsidRPr="00217C3F">
        <w:rPr>
          <w:rFonts w:eastAsia="宋体"/>
          <w:color w:val="000000" w:themeColor="text1"/>
          <w:lang w:val="en-GB"/>
        </w:rPr>
        <w:t xml:space="preserve">versatility of the site-selective radical </w:t>
      </w:r>
      <w:proofErr w:type="spellStart"/>
      <w:r w:rsidR="00BD2D08" w:rsidRPr="00217C3F">
        <w:rPr>
          <w:rFonts w:eastAsia="宋体"/>
          <w:color w:val="000000" w:themeColor="text1"/>
          <w:lang w:val="en-GB"/>
        </w:rPr>
        <w:t>dechlorination</w:t>
      </w:r>
      <w:proofErr w:type="spellEnd"/>
      <w:r w:rsidR="00BD2D08" w:rsidRPr="00217C3F">
        <w:rPr>
          <w:rFonts w:eastAsia="宋体"/>
          <w:color w:val="000000" w:themeColor="text1"/>
          <w:lang w:val="en-GB"/>
        </w:rPr>
        <w:t xml:space="preserve"> strategy was evaluated </w:t>
      </w:r>
      <w:r w:rsidR="002526B1" w:rsidRPr="00217C3F">
        <w:rPr>
          <w:rFonts w:eastAsia="宋体"/>
          <w:color w:val="000000" w:themeColor="text1"/>
          <w:lang w:val="en-GB"/>
        </w:rPr>
        <w:t>using</w:t>
      </w:r>
      <w:r w:rsidR="00BD2D08" w:rsidRPr="00217C3F">
        <w:rPr>
          <w:rFonts w:eastAsia="宋体"/>
          <w:color w:val="000000" w:themeColor="text1"/>
          <w:lang w:val="en-GB"/>
        </w:rPr>
        <w:t xml:space="preserve"> </w:t>
      </w:r>
      <w:proofErr w:type="spellStart"/>
      <w:r w:rsidR="005556C9" w:rsidRPr="00217C3F">
        <w:rPr>
          <w:rFonts w:eastAsia="宋体"/>
          <w:color w:val="000000" w:themeColor="text1"/>
          <w:lang w:val="en-GB"/>
        </w:rPr>
        <w:t>poly</w:t>
      </w:r>
      <w:r w:rsidR="00BD2D08" w:rsidRPr="00217C3F">
        <w:rPr>
          <w:rFonts w:eastAsia="宋体"/>
          <w:color w:val="000000" w:themeColor="text1"/>
          <w:lang w:val="en-GB"/>
        </w:rPr>
        <w:t>chloroarene</w:t>
      </w:r>
      <w:r w:rsidR="005556C9" w:rsidRPr="00217C3F">
        <w:rPr>
          <w:rFonts w:eastAsia="宋体"/>
          <w:color w:val="000000" w:themeColor="text1"/>
          <w:lang w:val="en-GB"/>
        </w:rPr>
        <w:t>s</w:t>
      </w:r>
      <w:proofErr w:type="spellEnd"/>
      <w:r w:rsidR="005556C9" w:rsidRPr="00217C3F">
        <w:rPr>
          <w:rFonts w:eastAsia="宋体"/>
          <w:color w:val="000000" w:themeColor="text1"/>
          <w:lang w:val="en-GB"/>
        </w:rPr>
        <w:t xml:space="preserve"> with </w:t>
      </w:r>
      <w:r w:rsidR="00E53EA5" w:rsidRPr="00217C3F">
        <w:rPr>
          <w:rFonts w:eastAsia="宋体"/>
          <w:color w:val="000000" w:themeColor="text1"/>
          <w:lang w:val="en-GB"/>
        </w:rPr>
        <w:t>diverse substitution patterns and chlorination numbers</w:t>
      </w:r>
      <w:r w:rsidR="004E1735">
        <w:rPr>
          <w:rFonts w:eastAsia="宋体"/>
          <w:color w:val="000000" w:themeColor="text1"/>
          <w:lang w:val="en-GB"/>
        </w:rPr>
        <w:t xml:space="preserve"> </w:t>
      </w:r>
      <w:r w:rsidR="004E1735" w:rsidRPr="004E1735">
        <w:rPr>
          <w:rFonts w:eastAsia="宋体"/>
          <w:color w:val="000000" w:themeColor="text1"/>
          <w:lang w:val="en-GB"/>
        </w:rPr>
        <w:t>(Fig. 5)</w:t>
      </w:r>
      <w:r w:rsidR="00BD2D08" w:rsidRPr="00217C3F">
        <w:rPr>
          <w:rFonts w:eastAsia="宋体"/>
          <w:color w:val="000000" w:themeColor="text1"/>
          <w:lang w:val="en-GB"/>
        </w:rPr>
        <w:t>.</w:t>
      </w:r>
      <w:r w:rsidR="00EE6B2A" w:rsidRPr="00217C3F">
        <w:rPr>
          <w:rFonts w:eastAsia="宋体"/>
          <w:color w:val="000000" w:themeColor="text1"/>
          <w:lang w:val="en-GB"/>
        </w:rPr>
        <w:t xml:space="preserve"> </w:t>
      </w:r>
      <w:r w:rsidR="004E1735" w:rsidRPr="004E1735">
        <w:rPr>
          <w:rFonts w:eastAsia="宋体"/>
          <w:color w:val="000000" w:themeColor="text1"/>
          <w:lang w:val="en-GB"/>
        </w:rPr>
        <w:t xml:space="preserve">Electron-withdrawing ester- and </w:t>
      </w:r>
      <w:proofErr w:type="spellStart"/>
      <w:r w:rsidR="004E1735" w:rsidRPr="004E1735">
        <w:rPr>
          <w:rFonts w:eastAsia="宋体"/>
          <w:color w:val="000000" w:themeColor="text1"/>
          <w:lang w:val="en-GB"/>
        </w:rPr>
        <w:t>trifluoromethyl</w:t>
      </w:r>
      <w:proofErr w:type="spellEnd"/>
      <w:r w:rsidR="004E1735" w:rsidRPr="004E1735">
        <w:rPr>
          <w:rFonts w:eastAsia="宋体"/>
          <w:color w:val="000000" w:themeColor="text1"/>
          <w:lang w:val="en-GB"/>
        </w:rPr>
        <w:t xml:space="preserve">-substituted 2,3,5- and 2,4,5-trichloroarenes proved compatible with Condition 1, affording the corresponding products </w:t>
      </w:r>
      <w:r w:rsidR="004E1735" w:rsidRPr="004E1735">
        <w:rPr>
          <w:rFonts w:eastAsia="宋体"/>
          <w:b/>
          <w:color w:val="000000" w:themeColor="text1"/>
          <w:lang w:val="en-GB"/>
        </w:rPr>
        <w:t>4a</w:t>
      </w:r>
      <w:r w:rsidR="004E1735" w:rsidRPr="004E1735">
        <w:rPr>
          <w:rFonts w:eastAsia="宋体"/>
          <w:color w:val="000000" w:themeColor="text1"/>
          <w:lang w:val="en-GB"/>
        </w:rPr>
        <w:t>–</w:t>
      </w:r>
      <w:r w:rsidR="004E1735" w:rsidRPr="004E1735">
        <w:rPr>
          <w:rFonts w:eastAsia="宋体"/>
          <w:b/>
          <w:color w:val="000000" w:themeColor="text1"/>
          <w:lang w:val="en-GB"/>
        </w:rPr>
        <w:t>4e</w:t>
      </w:r>
      <w:r w:rsidR="004E1735" w:rsidRPr="004E1735">
        <w:rPr>
          <w:rFonts w:eastAsia="宋体"/>
          <w:color w:val="000000" w:themeColor="text1"/>
          <w:lang w:val="en-GB"/>
        </w:rPr>
        <w:t xml:space="preserve"> in good yields and complete site selectivity. The transformation also extended to less reactive </w:t>
      </w:r>
      <w:proofErr w:type="spellStart"/>
      <w:r w:rsidR="004E1735" w:rsidRPr="004E1735">
        <w:rPr>
          <w:rFonts w:eastAsia="宋体"/>
          <w:color w:val="000000" w:themeColor="text1"/>
          <w:lang w:val="en-GB"/>
        </w:rPr>
        <w:t>dichloroarenes</w:t>
      </w:r>
      <w:proofErr w:type="spellEnd"/>
      <w:r w:rsidR="004E1735" w:rsidRPr="004E1735">
        <w:rPr>
          <w:rFonts w:eastAsia="宋体"/>
          <w:color w:val="000000" w:themeColor="text1"/>
          <w:lang w:val="en-GB"/>
        </w:rPr>
        <w:t xml:space="preserve">, for which selective </w:t>
      </w:r>
      <w:proofErr w:type="spellStart"/>
      <w:r w:rsidR="004E1735" w:rsidRPr="004E1735">
        <w:rPr>
          <w:rFonts w:eastAsia="宋体"/>
          <w:color w:val="000000" w:themeColor="text1"/>
          <w:lang w:val="en-GB"/>
        </w:rPr>
        <w:t>monoalkylation</w:t>
      </w:r>
      <w:proofErr w:type="spellEnd"/>
      <w:r w:rsidR="004E1735" w:rsidRPr="004E1735">
        <w:rPr>
          <w:rFonts w:eastAsia="宋体"/>
          <w:color w:val="000000" w:themeColor="text1"/>
          <w:lang w:val="en-GB"/>
        </w:rPr>
        <w:t xml:space="preserve"> under Condition 2 delivered </w:t>
      </w:r>
      <w:r w:rsidR="004E1735" w:rsidRPr="004E1735">
        <w:rPr>
          <w:rFonts w:eastAsia="宋体"/>
          <w:b/>
          <w:color w:val="000000" w:themeColor="text1"/>
          <w:lang w:val="en-GB"/>
        </w:rPr>
        <w:t>5a</w:t>
      </w:r>
      <w:r w:rsidR="004E1735" w:rsidRPr="004E1735">
        <w:rPr>
          <w:rFonts w:eastAsia="宋体"/>
          <w:color w:val="000000" w:themeColor="text1"/>
          <w:lang w:val="en-GB"/>
        </w:rPr>
        <w:t>–</w:t>
      </w:r>
      <w:r w:rsidR="004E1735" w:rsidRPr="004E1735">
        <w:rPr>
          <w:rFonts w:eastAsia="宋体"/>
          <w:b/>
          <w:color w:val="000000" w:themeColor="text1"/>
          <w:lang w:val="en-GB"/>
        </w:rPr>
        <w:t>5i</w:t>
      </w:r>
      <w:r w:rsidR="004E1735" w:rsidRPr="004E1735">
        <w:rPr>
          <w:rFonts w:eastAsia="宋体"/>
          <w:color w:val="000000" w:themeColor="text1"/>
          <w:lang w:val="en-GB"/>
        </w:rPr>
        <w:t xml:space="preserve"> in good to high yields across diverse</w:t>
      </w:r>
      <w:r w:rsidR="004E1735">
        <w:rPr>
          <w:rFonts w:eastAsia="宋体"/>
          <w:color w:val="000000" w:themeColor="text1"/>
          <w:lang w:val="en-GB"/>
        </w:rPr>
        <w:t xml:space="preserve"> chlorine substitution patterns</w:t>
      </w:r>
      <w:r w:rsidR="004E1735" w:rsidRPr="004E1735">
        <w:rPr>
          <w:rFonts w:eastAsia="宋体"/>
          <w:color w:val="000000" w:themeColor="text1"/>
          <w:lang w:val="en-GB"/>
        </w:rPr>
        <w:t xml:space="preserve">, with a clear preference for substitution at the </w:t>
      </w:r>
      <w:proofErr w:type="spellStart"/>
      <w:r w:rsidR="004E1735" w:rsidRPr="004E1735">
        <w:rPr>
          <w:rFonts w:eastAsia="宋体"/>
          <w:i/>
          <w:color w:val="000000" w:themeColor="text1"/>
          <w:lang w:val="en-GB"/>
        </w:rPr>
        <w:t>ortho</w:t>
      </w:r>
      <w:proofErr w:type="spellEnd"/>
      <w:r w:rsidR="004E1735" w:rsidRPr="004E1735">
        <w:rPr>
          <w:rFonts w:eastAsia="宋体"/>
          <w:color w:val="000000" w:themeColor="text1"/>
          <w:lang w:val="en-GB"/>
        </w:rPr>
        <w:t xml:space="preserve"> position over the </w:t>
      </w:r>
      <w:r w:rsidR="004E1735" w:rsidRPr="004E1735">
        <w:rPr>
          <w:rFonts w:eastAsia="宋体"/>
          <w:i/>
          <w:color w:val="000000" w:themeColor="text1"/>
          <w:lang w:val="en-GB"/>
        </w:rPr>
        <w:t>para</w:t>
      </w:r>
      <w:r w:rsidR="004E1735" w:rsidRPr="004E1735">
        <w:rPr>
          <w:rFonts w:eastAsia="宋体"/>
          <w:color w:val="000000" w:themeColor="text1"/>
          <w:lang w:val="en-GB"/>
        </w:rPr>
        <w:t xml:space="preserve"> and </w:t>
      </w:r>
      <w:r w:rsidR="004E1735" w:rsidRPr="004E1735">
        <w:rPr>
          <w:rFonts w:eastAsia="宋体"/>
          <w:i/>
          <w:color w:val="000000" w:themeColor="text1"/>
          <w:lang w:val="en-GB"/>
        </w:rPr>
        <w:t>meta</w:t>
      </w:r>
      <w:r w:rsidR="004E1735" w:rsidRPr="004E1735">
        <w:rPr>
          <w:rFonts w:eastAsia="宋体"/>
          <w:color w:val="000000" w:themeColor="text1"/>
          <w:lang w:val="en-GB"/>
        </w:rPr>
        <w:t xml:space="preserve"> positions.</w:t>
      </w:r>
    </w:p>
    <w:p w14:paraId="555E116B" w14:textId="0D5FB72D" w:rsidR="004E1735" w:rsidRDefault="004E1735" w:rsidP="00D94DBA">
      <w:pPr>
        <w:spacing w:line="360" w:lineRule="auto"/>
        <w:ind w:firstLine="284"/>
        <w:jc w:val="both"/>
        <w:rPr>
          <w:rFonts w:eastAsia="宋体"/>
          <w:color w:val="000000" w:themeColor="text1"/>
          <w:lang w:val="en-GB"/>
        </w:rPr>
      </w:pPr>
      <w:r w:rsidRPr="004E1735">
        <w:rPr>
          <w:rFonts w:eastAsia="宋体"/>
          <w:color w:val="000000" w:themeColor="text1"/>
          <w:lang w:val="en-GB"/>
        </w:rPr>
        <w:t xml:space="preserve">As the substrate space broadened, the number and position of chlorine atoms, together with the identity and pattern of the substituents, were found to exert a pronounced influence on dechlorinative reactivity. In several cases, the originally optimized conditions became inefficient and failed to deliver the desired products. To address </w:t>
      </w:r>
      <w:proofErr w:type="gramStart"/>
      <w:r w:rsidRPr="004E1735">
        <w:rPr>
          <w:rFonts w:eastAsia="宋体"/>
          <w:color w:val="000000" w:themeColor="text1"/>
          <w:lang w:val="en-GB"/>
        </w:rPr>
        <w:t>this</w:t>
      </w:r>
      <w:proofErr w:type="gramEnd"/>
      <w:r w:rsidRPr="004E1735">
        <w:rPr>
          <w:rFonts w:eastAsia="宋体"/>
          <w:color w:val="000000" w:themeColor="text1"/>
          <w:lang w:val="en-GB"/>
        </w:rPr>
        <w:t xml:space="preserve"> shift in reactivity landscape, transfer learning was used to identify an alternative condition better suited to the expanded substrate space. Under Condition 2-II, a simple </w:t>
      </w:r>
      <w:proofErr w:type="spellStart"/>
      <w:r w:rsidRPr="004E1735">
        <w:rPr>
          <w:rFonts w:eastAsia="宋体"/>
          <w:color w:val="000000" w:themeColor="text1"/>
          <w:lang w:val="en-GB"/>
        </w:rPr>
        <w:t>tetrachloroarene</w:t>
      </w:r>
      <w:proofErr w:type="spellEnd"/>
      <w:r w:rsidRPr="004E1735">
        <w:rPr>
          <w:rFonts w:eastAsia="宋体"/>
          <w:color w:val="000000" w:themeColor="text1"/>
          <w:lang w:val="en-GB"/>
        </w:rPr>
        <w:t xml:space="preserve"> was smoothly converted to the corresponding </w:t>
      </w:r>
      <w:proofErr w:type="spellStart"/>
      <w:r w:rsidRPr="004E1735">
        <w:rPr>
          <w:rFonts w:eastAsia="宋体"/>
          <w:color w:val="000000" w:themeColor="text1"/>
          <w:lang w:val="en-GB"/>
        </w:rPr>
        <w:t>monoalkylated</w:t>
      </w:r>
      <w:proofErr w:type="spellEnd"/>
      <w:r w:rsidRPr="004E1735">
        <w:rPr>
          <w:rFonts w:eastAsia="宋体"/>
          <w:color w:val="000000" w:themeColor="text1"/>
          <w:lang w:val="en-GB"/>
        </w:rPr>
        <w:t xml:space="preserve"> </w:t>
      </w:r>
      <w:proofErr w:type="spellStart"/>
      <w:r w:rsidRPr="004E1735">
        <w:rPr>
          <w:rFonts w:eastAsia="宋体"/>
          <w:color w:val="000000" w:themeColor="text1"/>
          <w:lang w:val="en-GB"/>
        </w:rPr>
        <w:t>trichloroarene</w:t>
      </w:r>
      <w:proofErr w:type="spellEnd"/>
      <w:r w:rsidRPr="004E1735">
        <w:rPr>
          <w:rFonts w:eastAsia="宋体"/>
          <w:color w:val="000000" w:themeColor="text1"/>
          <w:lang w:val="en-GB"/>
        </w:rPr>
        <w:t xml:space="preserve"> </w:t>
      </w:r>
      <w:r w:rsidRPr="004E1735">
        <w:rPr>
          <w:rFonts w:eastAsia="宋体"/>
          <w:b/>
          <w:color w:val="000000" w:themeColor="text1"/>
          <w:lang w:val="en-GB"/>
        </w:rPr>
        <w:t>6a</w:t>
      </w:r>
      <w:r w:rsidRPr="004E1735">
        <w:rPr>
          <w:rFonts w:eastAsia="宋体"/>
          <w:color w:val="000000" w:themeColor="text1"/>
          <w:lang w:val="en-GB"/>
        </w:rPr>
        <w:t xml:space="preserve"> in good yield (Fig. 5). Tri- and </w:t>
      </w:r>
      <w:proofErr w:type="spellStart"/>
      <w:r w:rsidRPr="004E1735">
        <w:rPr>
          <w:rFonts w:eastAsia="宋体"/>
          <w:color w:val="000000" w:themeColor="text1"/>
          <w:lang w:val="en-GB"/>
        </w:rPr>
        <w:t>dichloroarenes</w:t>
      </w:r>
      <w:proofErr w:type="spellEnd"/>
      <w:r w:rsidRPr="004E1735">
        <w:rPr>
          <w:rFonts w:eastAsia="宋体"/>
          <w:color w:val="000000" w:themeColor="text1"/>
          <w:lang w:val="en-GB"/>
        </w:rPr>
        <w:t xml:space="preserve"> also proved compatible, including substrates bearing fluorine (</w:t>
      </w:r>
      <w:r w:rsidRPr="004E1735">
        <w:rPr>
          <w:rFonts w:eastAsia="宋体"/>
          <w:b/>
          <w:color w:val="000000" w:themeColor="text1"/>
          <w:lang w:val="en-GB"/>
        </w:rPr>
        <w:t>6b</w:t>
      </w:r>
      <w:r w:rsidRPr="004E1735">
        <w:rPr>
          <w:rFonts w:eastAsia="宋体"/>
          <w:color w:val="000000" w:themeColor="text1"/>
          <w:lang w:val="en-GB"/>
        </w:rPr>
        <w:t xml:space="preserve"> and </w:t>
      </w:r>
      <w:r w:rsidRPr="004E1735">
        <w:rPr>
          <w:rFonts w:eastAsia="宋体"/>
          <w:b/>
          <w:color w:val="000000" w:themeColor="text1"/>
          <w:lang w:val="en-GB"/>
        </w:rPr>
        <w:t>6j</w:t>
      </w:r>
      <w:r w:rsidRPr="004E1735">
        <w:rPr>
          <w:rFonts w:eastAsia="宋体"/>
          <w:color w:val="000000" w:themeColor="text1"/>
          <w:lang w:val="en-GB"/>
        </w:rPr>
        <w:t>), 2-fluorophenyl (</w:t>
      </w:r>
      <w:r w:rsidRPr="004E1735">
        <w:rPr>
          <w:rFonts w:eastAsia="宋体"/>
          <w:b/>
          <w:color w:val="000000" w:themeColor="text1"/>
          <w:lang w:val="en-GB"/>
        </w:rPr>
        <w:t>6c</w:t>
      </w:r>
      <w:r w:rsidRPr="004E1735">
        <w:rPr>
          <w:rFonts w:eastAsia="宋体"/>
          <w:color w:val="000000" w:themeColor="text1"/>
          <w:lang w:val="en-GB"/>
        </w:rPr>
        <w:t>), ester (</w:t>
      </w:r>
      <w:r w:rsidRPr="004E1735">
        <w:rPr>
          <w:rFonts w:eastAsia="宋体"/>
          <w:b/>
          <w:color w:val="000000" w:themeColor="text1"/>
          <w:lang w:val="en-GB"/>
        </w:rPr>
        <w:t>6d</w:t>
      </w:r>
      <w:r w:rsidRPr="004E1735">
        <w:rPr>
          <w:rFonts w:eastAsia="宋体"/>
          <w:color w:val="000000" w:themeColor="text1"/>
          <w:lang w:val="en-GB"/>
        </w:rPr>
        <w:t xml:space="preserve"> and </w:t>
      </w:r>
      <w:r w:rsidRPr="004E1735">
        <w:rPr>
          <w:rFonts w:eastAsia="宋体"/>
          <w:b/>
          <w:color w:val="000000" w:themeColor="text1"/>
          <w:lang w:val="en-GB"/>
        </w:rPr>
        <w:t>6e</w:t>
      </w:r>
      <w:r w:rsidRPr="004E1735">
        <w:rPr>
          <w:rFonts w:eastAsia="宋体"/>
          <w:color w:val="000000" w:themeColor="text1"/>
          <w:lang w:val="en-GB"/>
        </w:rPr>
        <w:t xml:space="preserve">), and </w:t>
      </w:r>
      <w:proofErr w:type="spellStart"/>
      <w:r w:rsidRPr="004E1735">
        <w:rPr>
          <w:rFonts w:eastAsia="宋体"/>
          <w:color w:val="000000" w:themeColor="text1"/>
          <w:lang w:val="en-GB"/>
        </w:rPr>
        <w:t>trifluoromethyl</w:t>
      </w:r>
      <w:proofErr w:type="spellEnd"/>
      <w:r w:rsidRPr="004E1735">
        <w:rPr>
          <w:rFonts w:eastAsia="宋体"/>
          <w:color w:val="000000" w:themeColor="text1"/>
          <w:lang w:val="en-GB"/>
        </w:rPr>
        <w:t xml:space="preserve"> (</w:t>
      </w:r>
      <w:r w:rsidRPr="004E1735">
        <w:rPr>
          <w:rFonts w:eastAsia="宋体"/>
          <w:b/>
          <w:color w:val="000000" w:themeColor="text1"/>
          <w:lang w:val="en-GB"/>
        </w:rPr>
        <w:t>6f</w:t>
      </w:r>
      <w:r w:rsidRPr="004E1735">
        <w:rPr>
          <w:rFonts w:eastAsia="宋体"/>
          <w:color w:val="000000" w:themeColor="text1"/>
          <w:lang w:val="en-GB"/>
        </w:rPr>
        <w:t>–</w:t>
      </w:r>
      <w:r w:rsidRPr="004E1735">
        <w:rPr>
          <w:rFonts w:eastAsia="宋体"/>
          <w:b/>
          <w:color w:val="000000" w:themeColor="text1"/>
          <w:lang w:val="en-GB"/>
        </w:rPr>
        <w:t>6i</w:t>
      </w:r>
      <w:r w:rsidRPr="004E1735">
        <w:rPr>
          <w:rFonts w:eastAsia="宋体"/>
          <w:color w:val="000000" w:themeColor="text1"/>
          <w:lang w:val="en-GB"/>
        </w:rPr>
        <w:t xml:space="preserve">) substituents. Less-activated </w:t>
      </w:r>
      <w:proofErr w:type="spellStart"/>
      <w:r w:rsidRPr="004E1735">
        <w:rPr>
          <w:rFonts w:eastAsia="宋体"/>
          <w:color w:val="000000" w:themeColor="text1"/>
          <w:lang w:val="en-GB"/>
        </w:rPr>
        <w:t>monochloroarenes</w:t>
      </w:r>
      <w:proofErr w:type="spellEnd"/>
      <w:r w:rsidRPr="004E1735">
        <w:rPr>
          <w:rFonts w:eastAsia="宋体"/>
          <w:color w:val="000000" w:themeColor="text1"/>
          <w:lang w:val="en-GB"/>
        </w:rPr>
        <w:t xml:space="preserve"> likewise participated under the optimized conditions, furnishing </w:t>
      </w:r>
      <w:r w:rsidRPr="004E1735">
        <w:rPr>
          <w:rFonts w:eastAsia="宋体"/>
          <w:b/>
          <w:color w:val="000000" w:themeColor="text1"/>
          <w:lang w:val="en-GB"/>
        </w:rPr>
        <w:t>6k</w:t>
      </w:r>
      <w:r w:rsidRPr="004E1735">
        <w:rPr>
          <w:rFonts w:eastAsia="宋体"/>
          <w:color w:val="000000" w:themeColor="text1"/>
          <w:lang w:val="en-GB"/>
        </w:rPr>
        <w:t>–</w:t>
      </w:r>
      <w:r w:rsidRPr="004E1735">
        <w:rPr>
          <w:rFonts w:eastAsia="宋体"/>
          <w:b/>
          <w:color w:val="000000" w:themeColor="text1"/>
          <w:lang w:val="en-GB"/>
        </w:rPr>
        <w:t>6m</w:t>
      </w:r>
      <w:r w:rsidRPr="004E1735">
        <w:rPr>
          <w:rFonts w:eastAsia="宋体"/>
          <w:color w:val="000000" w:themeColor="text1"/>
          <w:lang w:val="en-GB"/>
        </w:rPr>
        <w:t xml:space="preserve"> in moderate to high yields. Application of Condition 3 to more electron-rich tri- to </w:t>
      </w:r>
      <w:proofErr w:type="spellStart"/>
      <w:r w:rsidRPr="004E1735">
        <w:rPr>
          <w:rFonts w:eastAsia="宋体"/>
          <w:color w:val="000000" w:themeColor="text1"/>
          <w:lang w:val="en-GB"/>
        </w:rPr>
        <w:t>monochloroarenes</w:t>
      </w:r>
      <w:proofErr w:type="spellEnd"/>
      <w:r w:rsidRPr="004E1735">
        <w:rPr>
          <w:rFonts w:eastAsia="宋体"/>
          <w:color w:val="000000" w:themeColor="text1"/>
          <w:lang w:val="en-GB"/>
        </w:rPr>
        <w:t xml:space="preserve"> further enabled coupling with a broad range of alkenes to install alkyl side chains in moderate to high yields (</w:t>
      </w:r>
      <w:r w:rsidRPr="004E1735">
        <w:rPr>
          <w:rFonts w:eastAsia="宋体"/>
          <w:b/>
          <w:color w:val="000000" w:themeColor="text1"/>
          <w:lang w:val="en-GB"/>
        </w:rPr>
        <w:t>7a</w:t>
      </w:r>
      <w:r w:rsidRPr="004E1735">
        <w:rPr>
          <w:rFonts w:eastAsia="宋体"/>
          <w:color w:val="000000" w:themeColor="text1"/>
          <w:lang w:val="en-GB"/>
        </w:rPr>
        <w:t>–</w:t>
      </w:r>
      <w:r w:rsidRPr="004E1735">
        <w:rPr>
          <w:rFonts w:eastAsia="宋体"/>
          <w:b/>
          <w:color w:val="000000" w:themeColor="text1"/>
          <w:lang w:val="en-GB"/>
        </w:rPr>
        <w:t>7j</w:t>
      </w:r>
      <w:r w:rsidRPr="004E1735">
        <w:rPr>
          <w:rFonts w:eastAsia="宋体"/>
          <w:color w:val="000000" w:themeColor="text1"/>
          <w:lang w:val="en-GB"/>
        </w:rPr>
        <w:t xml:space="preserve">). Notably, in the absence of alkene coupling partner and thiol catalyst, a substrate bearing a benzyl ether side chain underwent intramolecular cyclization to give the tricyclic product </w:t>
      </w:r>
      <w:r w:rsidRPr="004E1735">
        <w:rPr>
          <w:rFonts w:eastAsia="宋体"/>
          <w:b/>
          <w:color w:val="000000" w:themeColor="text1"/>
          <w:lang w:val="en-GB"/>
        </w:rPr>
        <w:t>7b</w:t>
      </w:r>
      <w:r w:rsidRPr="004E1735">
        <w:rPr>
          <w:rFonts w:eastAsia="宋体"/>
          <w:color w:val="000000" w:themeColor="text1"/>
          <w:lang w:val="en-GB"/>
        </w:rPr>
        <w:t>.</w:t>
      </w:r>
    </w:p>
    <w:p w14:paraId="1265681D" w14:textId="4AEC04A1" w:rsidR="00607FA8" w:rsidRPr="00217C3F" w:rsidRDefault="004E1735" w:rsidP="00DC6BFA">
      <w:pPr>
        <w:spacing w:line="360" w:lineRule="auto"/>
        <w:ind w:firstLine="284"/>
        <w:jc w:val="both"/>
        <w:rPr>
          <w:rFonts w:eastAsia="宋体"/>
          <w:color w:val="000000" w:themeColor="text1"/>
          <w:lang w:val="en-GB"/>
        </w:rPr>
      </w:pPr>
      <w:r w:rsidRPr="004E1735">
        <w:rPr>
          <w:rFonts w:eastAsia="宋体"/>
          <w:color w:val="000000" w:themeColor="text1"/>
          <w:lang w:val="en-GB"/>
        </w:rPr>
        <w:t xml:space="preserve">Beyond dechlorinative alkylation itself, the synthetic utility of the platform was further demonstrated through downstream diversification of the remaining C–Cl bonds. Subjecting the partially functionalized </w:t>
      </w:r>
      <w:proofErr w:type="spellStart"/>
      <w:r w:rsidRPr="004E1735">
        <w:rPr>
          <w:rFonts w:eastAsia="宋体"/>
          <w:color w:val="000000" w:themeColor="text1"/>
          <w:lang w:val="en-GB"/>
        </w:rPr>
        <w:t>chloroarenes</w:t>
      </w:r>
      <w:proofErr w:type="spellEnd"/>
      <w:r w:rsidRPr="004E1735">
        <w:rPr>
          <w:rFonts w:eastAsia="宋体"/>
          <w:color w:val="000000" w:themeColor="text1"/>
          <w:lang w:val="en-GB"/>
        </w:rPr>
        <w:t xml:space="preserve"> to Suzuki–Miyaura cross-coupling with aryl or alkenyl boronic acids under palladium catalysis furnished </w:t>
      </w:r>
      <w:r w:rsidRPr="004E1735">
        <w:rPr>
          <w:rFonts w:eastAsia="宋体"/>
          <w:b/>
          <w:color w:val="000000" w:themeColor="text1"/>
          <w:lang w:val="en-GB"/>
        </w:rPr>
        <w:t>8a</w:t>
      </w:r>
      <w:r w:rsidRPr="004E1735">
        <w:rPr>
          <w:rFonts w:eastAsia="宋体"/>
          <w:color w:val="000000" w:themeColor="text1"/>
          <w:lang w:val="en-GB"/>
        </w:rPr>
        <w:t>–</w:t>
      </w:r>
      <w:r w:rsidRPr="004E1735">
        <w:rPr>
          <w:rFonts w:eastAsia="宋体"/>
          <w:b/>
          <w:color w:val="000000" w:themeColor="text1"/>
          <w:lang w:val="en-GB"/>
        </w:rPr>
        <w:t>8c</w:t>
      </w:r>
      <w:r w:rsidRPr="004E1735">
        <w:rPr>
          <w:rFonts w:eastAsia="宋体"/>
          <w:color w:val="000000" w:themeColor="text1"/>
          <w:lang w:val="en-GB"/>
        </w:rPr>
        <w:t xml:space="preserve">, enabling dechlorinative arylation and </w:t>
      </w:r>
      <w:proofErr w:type="spellStart"/>
      <w:r w:rsidRPr="004E1735">
        <w:rPr>
          <w:rFonts w:eastAsia="宋体"/>
          <w:color w:val="000000" w:themeColor="text1"/>
          <w:lang w:val="en-GB"/>
        </w:rPr>
        <w:t>alkenylation</w:t>
      </w:r>
      <w:proofErr w:type="spellEnd"/>
      <w:r w:rsidRPr="004E1735">
        <w:rPr>
          <w:rFonts w:eastAsia="宋体"/>
          <w:color w:val="000000" w:themeColor="text1"/>
          <w:lang w:val="en-GB"/>
        </w:rPr>
        <w:t xml:space="preserve"> (Extended Fig. 2a). In addition, treatment of substrates bearing two long alkenyl side chains with Grubbs-I catalyst triggered ring-closing metathesis to forge 16-, 19-, and 22-membered macrocycles (</w:t>
      </w:r>
      <w:r w:rsidRPr="004E1735">
        <w:rPr>
          <w:rFonts w:eastAsia="宋体"/>
          <w:b/>
          <w:color w:val="000000" w:themeColor="text1"/>
          <w:lang w:val="en-GB"/>
        </w:rPr>
        <w:t>9a</w:t>
      </w:r>
      <w:r w:rsidRPr="004E1735">
        <w:rPr>
          <w:rFonts w:eastAsia="宋体"/>
          <w:color w:val="000000" w:themeColor="text1"/>
          <w:lang w:val="en-GB"/>
        </w:rPr>
        <w:t>–</w:t>
      </w:r>
      <w:r w:rsidRPr="004E1735">
        <w:rPr>
          <w:rFonts w:eastAsia="宋体"/>
          <w:b/>
          <w:color w:val="000000" w:themeColor="text1"/>
          <w:lang w:val="en-GB"/>
        </w:rPr>
        <w:t>9c</w:t>
      </w:r>
      <w:r w:rsidRPr="004E1735">
        <w:rPr>
          <w:rFonts w:eastAsia="宋体"/>
          <w:color w:val="000000" w:themeColor="text1"/>
          <w:lang w:val="en-GB"/>
        </w:rPr>
        <w:t>; Extended Fig. 2b). These transformations further highlight that the stage-</w:t>
      </w:r>
      <w:r w:rsidRPr="004E1735">
        <w:rPr>
          <w:rFonts w:eastAsia="宋体"/>
          <w:color w:val="000000" w:themeColor="text1"/>
          <w:lang w:val="en-GB"/>
        </w:rPr>
        <w:lastRenderedPageBreak/>
        <w:t>specific conditions discovered through hierarchical active learning can serve as a versatile entry to structurally diverse and synthetically complex chlorinated arene scaffolds.</w:t>
      </w:r>
    </w:p>
    <w:p w14:paraId="07170725" w14:textId="381744AB" w:rsidR="00002762" w:rsidRPr="00A64601" w:rsidRDefault="006A62DF" w:rsidP="006B416E">
      <w:pPr>
        <w:spacing w:after="0" w:line="360" w:lineRule="auto"/>
        <w:jc w:val="center"/>
        <w:rPr>
          <w:rFonts w:eastAsia="宋体"/>
          <w:color w:val="000000" w:themeColor="text1"/>
        </w:rPr>
      </w:pPr>
      <w:r w:rsidRPr="00217C3F">
        <w:rPr>
          <w:rFonts w:eastAsia="宋体"/>
          <w:noProof/>
          <w:color w:val="000000" w:themeColor="text1"/>
        </w:rPr>
        <w:lastRenderedPageBreak/>
        <w:drawing>
          <wp:inline distT="0" distB="0" distL="0" distR="0" wp14:anchorId="09B92097" wp14:editId="23C8AD51">
            <wp:extent cx="5943600" cy="7701915"/>
            <wp:effectExtent l="0" t="0" r="0" b="0"/>
            <wp:docPr id="154481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16669" name=""/>
                    <pic:cNvPicPr/>
                  </pic:nvPicPr>
                  <pic:blipFill>
                    <a:blip r:embed="rId15"/>
                    <a:stretch>
                      <a:fillRect/>
                    </a:stretch>
                  </pic:blipFill>
                  <pic:spPr>
                    <a:xfrm>
                      <a:off x="0" y="0"/>
                      <a:ext cx="5943600" cy="7701915"/>
                    </a:xfrm>
                    <a:prstGeom prst="rect">
                      <a:avLst/>
                    </a:prstGeom>
                  </pic:spPr>
                </pic:pic>
              </a:graphicData>
            </a:graphic>
          </wp:inline>
        </w:drawing>
      </w:r>
    </w:p>
    <w:p w14:paraId="6ABEAE1E" w14:textId="590BE370" w:rsidR="00BB4F0C" w:rsidRPr="00217C3F" w:rsidRDefault="00002762" w:rsidP="00002762">
      <w:pPr>
        <w:pStyle w:val="af8"/>
        <w:rPr>
          <w:b/>
          <w:bCs/>
          <w:i w:val="0"/>
          <w:iCs w:val="0"/>
          <w:color w:val="000000" w:themeColor="text1"/>
          <w:lang w:val="en-GB"/>
        </w:rPr>
      </w:pPr>
      <w:bookmarkStart w:id="53" w:name="_Ref199766875"/>
      <w:r w:rsidRPr="00217C3F">
        <w:rPr>
          <w:b/>
          <w:bCs/>
          <w:i w:val="0"/>
          <w:iCs w:val="0"/>
          <w:color w:val="000000" w:themeColor="text1"/>
          <w:lang w:val="en-GB"/>
        </w:rPr>
        <w:t xml:space="preserve">Fig. </w:t>
      </w:r>
      <w:bookmarkEnd w:id="53"/>
      <w:proofErr w:type="gramStart"/>
      <w:r w:rsidR="006B458B">
        <w:rPr>
          <w:b/>
          <w:bCs/>
          <w:i w:val="0"/>
          <w:iCs w:val="0"/>
          <w:color w:val="000000" w:themeColor="text1"/>
          <w:lang w:val="en-GB"/>
        </w:rPr>
        <w:t>5</w:t>
      </w:r>
      <w:r w:rsidR="005F79D8" w:rsidRPr="00217C3F">
        <w:rPr>
          <w:b/>
          <w:bCs/>
          <w:i w:val="0"/>
          <w:iCs w:val="0"/>
          <w:color w:val="000000" w:themeColor="text1"/>
          <w:lang w:val="en-GB"/>
        </w:rPr>
        <w:t xml:space="preserve"> </w:t>
      </w:r>
      <w:r w:rsidR="004D5829" w:rsidRPr="00217C3F">
        <w:rPr>
          <w:b/>
          <w:bCs/>
          <w:i w:val="0"/>
          <w:iCs w:val="0"/>
          <w:color w:val="000000" w:themeColor="text1"/>
          <w:lang w:val="en-GB"/>
        </w:rPr>
        <w:t xml:space="preserve"> |</w:t>
      </w:r>
      <w:proofErr w:type="gramEnd"/>
      <w:r w:rsidR="005F79D8" w:rsidRPr="00217C3F">
        <w:rPr>
          <w:b/>
          <w:bCs/>
          <w:i w:val="0"/>
          <w:iCs w:val="0"/>
          <w:color w:val="000000" w:themeColor="text1"/>
          <w:lang w:val="en-GB"/>
        </w:rPr>
        <w:t xml:space="preserve"> </w:t>
      </w:r>
      <w:r w:rsidR="004D5829" w:rsidRPr="00217C3F">
        <w:rPr>
          <w:b/>
          <w:bCs/>
          <w:i w:val="0"/>
          <w:iCs w:val="0"/>
          <w:color w:val="000000" w:themeColor="text1"/>
          <w:lang w:val="en-GB"/>
        </w:rPr>
        <w:t xml:space="preserve"> </w:t>
      </w:r>
      <w:r w:rsidR="005F79D8" w:rsidRPr="00217C3F">
        <w:rPr>
          <w:b/>
          <w:bCs/>
          <w:i w:val="0"/>
          <w:iCs w:val="0"/>
          <w:color w:val="000000" w:themeColor="text1"/>
          <w:lang w:val="en-GB"/>
        </w:rPr>
        <w:t xml:space="preserve">Controlled multistep dechlorinative functionalization of </w:t>
      </w:r>
      <w:r w:rsidR="00DD3EF9" w:rsidRPr="00217C3F">
        <w:rPr>
          <w:b/>
          <w:bCs/>
          <w:i w:val="0"/>
          <w:iCs w:val="0"/>
          <w:color w:val="000000" w:themeColor="text1"/>
          <w:lang w:val="en-GB"/>
        </w:rPr>
        <w:t xml:space="preserve">structurally diversely (multi)substituted </w:t>
      </w:r>
      <w:proofErr w:type="spellStart"/>
      <w:r w:rsidR="00DD3EF9" w:rsidRPr="00217C3F">
        <w:rPr>
          <w:b/>
          <w:bCs/>
          <w:i w:val="0"/>
          <w:iCs w:val="0"/>
          <w:color w:val="000000" w:themeColor="text1"/>
          <w:lang w:val="en-GB"/>
        </w:rPr>
        <w:t>chloroarenes</w:t>
      </w:r>
      <w:proofErr w:type="spellEnd"/>
      <w:r w:rsidR="004D5829" w:rsidRPr="00217C3F">
        <w:rPr>
          <w:b/>
          <w:bCs/>
          <w:i w:val="0"/>
          <w:iCs w:val="0"/>
          <w:color w:val="000000" w:themeColor="text1"/>
          <w:lang w:val="en-GB"/>
        </w:rPr>
        <w:t xml:space="preserve">. </w:t>
      </w:r>
      <w:proofErr w:type="spellStart"/>
      <w:r w:rsidR="006F74A5" w:rsidRPr="00217C3F">
        <w:rPr>
          <w:i w:val="0"/>
          <w:iCs w:val="0"/>
          <w:color w:val="000000" w:themeColor="text1"/>
          <w:vertAlign w:val="superscript"/>
          <w:lang w:val="en-GB"/>
        </w:rPr>
        <w:t>a</w:t>
      </w:r>
      <w:r w:rsidR="006F74A5" w:rsidRPr="00217C3F">
        <w:rPr>
          <w:i w:val="0"/>
          <w:iCs w:val="0"/>
          <w:color w:val="000000" w:themeColor="text1"/>
          <w:lang w:val="en-GB"/>
        </w:rPr>
        <w:t>Trace</w:t>
      </w:r>
      <w:proofErr w:type="spellEnd"/>
      <w:r w:rsidR="00467341" w:rsidRPr="00217C3F">
        <w:rPr>
          <w:i w:val="0"/>
          <w:iCs w:val="0"/>
          <w:color w:val="000000" w:themeColor="text1"/>
          <w:lang w:val="en-GB"/>
        </w:rPr>
        <w:t xml:space="preserve"> amount (5%) of</w:t>
      </w:r>
      <w:r w:rsidR="006F74A5" w:rsidRPr="00217C3F">
        <w:rPr>
          <w:i w:val="0"/>
          <w:iCs w:val="0"/>
          <w:color w:val="000000" w:themeColor="text1"/>
          <w:lang w:val="en-GB"/>
        </w:rPr>
        <w:t xml:space="preserve"> </w:t>
      </w:r>
      <w:proofErr w:type="spellStart"/>
      <w:r w:rsidR="006F74A5" w:rsidRPr="00217C3F">
        <w:rPr>
          <w:color w:val="000000" w:themeColor="text1"/>
          <w:lang w:val="en-GB"/>
        </w:rPr>
        <w:t>ortho</w:t>
      </w:r>
      <w:proofErr w:type="spellEnd"/>
      <w:r w:rsidR="006F74A5" w:rsidRPr="00217C3F">
        <w:rPr>
          <w:i w:val="0"/>
          <w:iCs w:val="0"/>
          <w:color w:val="000000" w:themeColor="text1"/>
          <w:lang w:val="en-GB"/>
        </w:rPr>
        <w:t>-substituted product</w:t>
      </w:r>
      <w:r w:rsidR="00780AAE" w:rsidRPr="00217C3F">
        <w:rPr>
          <w:i w:val="0"/>
          <w:iCs w:val="0"/>
          <w:color w:val="000000" w:themeColor="text1"/>
          <w:lang w:val="en-GB"/>
        </w:rPr>
        <w:t xml:space="preserve">. </w:t>
      </w:r>
      <w:proofErr w:type="spellStart"/>
      <w:r w:rsidR="009F3A7D" w:rsidRPr="00217C3F">
        <w:rPr>
          <w:i w:val="0"/>
          <w:iCs w:val="0"/>
          <w:color w:val="000000" w:themeColor="text1"/>
          <w:vertAlign w:val="superscript"/>
          <w:lang w:val="en-GB"/>
        </w:rPr>
        <w:t>b</w:t>
      </w:r>
      <w:r w:rsidR="009F3A7D" w:rsidRPr="00217C3F">
        <w:rPr>
          <w:i w:val="0"/>
          <w:iCs w:val="0"/>
          <w:color w:val="000000" w:themeColor="text1"/>
          <w:lang w:val="en-GB"/>
        </w:rPr>
        <w:t>chloroarene</w:t>
      </w:r>
      <w:proofErr w:type="spellEnd"/>
      <w:r w:rsidR="009F3A7D" w:rsidRPr="00217C3F">
        <w:rPr>
          <w:i w:val="0"/>
          <w:iCs w:val="0"/>
          <w:color w:val="000000" w:themeColor="text1"/>
          <w:lang w:val="en-GB"/>
        </w:rPr>
        <w:t xml:space="preserve"> (</w:t>
      </w:r>
      <w:r w:rsidR="009F3A7D" w:rsidRPr="00A64601">
        <w:rPr>
          <w:i w:val="0"/>
          <w:iCs w:val="0"/>
          <w:color w:val="000000" w:themeColor="text1"/>
          <w:lang w:val="en-GB"/>
        </w:rPr>
        <w:t>xx</w:t>
      </w:r>
      <w:r w:rsidR="004D4956" w:rsidRPr="00217C3F">
        <w:rPr>
          <w:i w:val="0"/>
          <w:iCs w:val="0"/>
          <w:color w:val="000000" w:themeColor="text1"/>
          <w:lang w:val="en-GB"/>
        </w:rPr>
        <w:t xml:space="preserve"> </w:t>
      </w:r>
      <w:proofErr w:type="spellStart"/>
      <w:r w:rsidR="004D4956" w:rsidRPr="00217C3F">
        <w:rPr>
          <w:i w:val="0"/>
          <w:iCs w:val="0"/>
          <w:color w:val="000000" w:themeColor="text1"/>
          <w:lang w:val="en-GB"/>
        </w:rPr>
        <w:t>mmol</w:t>
      </w:r>
      <w:proofErr w:type="spellEnd"/>
      <w:r w:rsidR="009F3A7D" w:rsidRPr="00217C3F">
        <w:rPr>
          <w:i w:val="0"/>
          <w:iCs w:val="0"/>
          <w:color w:val="000000" w:themeColor="text1"/>
          <w:lang w:val="en-GB"/>
        </w:rPr>
        <w:t>), DMAP-BH</w:t>
      </w:r>
      <w:r w:rsidR="009F3A7D" w:rsidRPr="00217C3F">
        <w:rPr>
          <w:i w:val="0"/>
          <w:iCs w:val="0"/>
          <w:color w:val="000000" w:themeColor="text1"/>
          <w:vertAlign w:val="subscript"/>
          <w:lang w:val="en-GB"/>
        </w:rPr>
        <w:t>3</w:t>
      </w:r>
      <w:r w:rsidR="009F3A7D" w:rsidRPr="00217C3F">
        <w:rPr>
          <w:i w:val="0"/>
          <w:iCs w:val="0"/>
          <w:color w:val="000000" w:themeColor="text1"/>
          <w:lang w:val="en-GB"/>
        </w:rPr>
        <w:t xml:space="preserve"> (3.0 </w:t>
      </w:r>
      <w:proofErr w:type="spellStart"/>
      <w:r w:rsidR="009F3A7D" w:rsidRPr="00217C3F">
        <w:rPr>
          <w:i w:val="0"/>
          <w:iCs w:val="0"/>
          <w:color w:val="000000" w:themeColor="text1"/>
          <w:lang w:val="en-GB"/>
        </w:rPr>
        <w:t>equiv</w:t>
      </w:r>
      <w:proofErr w:type="spellEnd"/>
      <w:r w:rsidR="009F3A7D" w:rsidRPr="00217C3F">
        <w:rPr>
          <w:i w:val="0"/>
          <w:iCs w:val="0"/>
          <w:color w:val="000000" w:themeColor="text1"/>
          <w:lang w:val="en-GB"/>
        </w:rPr>
        <w:t xml:space="preserve">), DTBP (2.0 </w:t>
      </w:r>
      <w:proofErr w:type="spellStart"/>
      <w:r w:rsidR="009F3A7D" w:rsidRPr="00217C3F">
        <w:rPr>
          <w:i w:val="0"/>
          <w:iCs w:val="0"/>
          <w:color w:val="000000" w:themeColor="text1"/>
          <w:lang w:val="en-GB"/>
        </w:rPr>
        <w:t>equiv</w:t>
      </w:r>
      <w:proofErr w:type="spellEnd"/>
      <w:r w:rsidR="009F3A7D" w:rsidRPr="00217C3F">
        <w:rPr>
          <w:i w:val="0"/>
          <w:iCs w:val="0"/>
          <w:color w:val="000000" w:themeColor="text1"/>
          <w:lang w:val="en-GB"/>
        </w:rPr>
        <w:t>), K</w:t>
      </w:r>
      <w:r w:rsidR="009F3A7D" w:rsidRPr="00217C3F">
        <w:rPr>
          <w:i w:val="0"/>
          <w:iCs w:val="0"/>
          <w:color w:val="000000" w:themeColor="text1"/>
          <w:vertAlign w:val="subscript"/>
          <w:lang w:val="en-GB"/>
        </w:rPr>
        <w:t>2</w:t>
      </w:r>
      <w:r w:rsidR="009F3A7D" w:rsidRPr="00217C3F">
        <w:rPr>
          <w:i w:val="0"/>
          <w:iCs w:val="0"/>
          <w:color w:val="000000" w:themeColor="text1"/>
          <w:lang w:val="en-GB"/>
        </w:rPr>
        <w:t>CO</w:t>
      </w:r>
      <w:r w:rsidR="009F3A7D" w:rsidRPr="00217C3F">
        <w:rPr>
          <w:i w:val="0"/>
          <w:iCs w:val="0"/>
          <w:color w:val="000000" w:themeColor="text1"/>
          <w:vertAlign w:val="subscript"/>
          <w:lang w:val="en-GB"/>
        </w:rPr>
        <w:t>3</w:t>
      </w:r>
      <w:r w:rsidR="009F3A7D" w:rsidRPr="00217C3F">
        <w:rPr>
          <w:i w:val="0"/>
          <w:iCs w:val="0"/>
          <w:color w:val="000000" w:themeColor="text1"/>
          <w:lang w:val="en-GB"/>
        </w:rPr>
        <w:t xml:space="preserve"> (2.0 </w:t>
      </w:r>
      <w:proofErr w:type="spellStart"/>
      <w:r w:rsidR="009F3A7D" w:rsidRPr="00217C3F">
        <w:rPr>
          <w:i w:val="0"/>
          <w:iCs w:val="0"/>
          <w:color w:val="000000" w:themeColor="text1"/>
          <w:lang w:val="en-GB"/>
        </w:rPr>
        <w:t>equiv</w:t>
      </w:r>
      <w:proofErr w:type="spellEnd"/>
      <w:r w:rsidR="009F3A7D" w:rsidRPr="00217C3F">
        <w:rPr>
          <w:i w:val="0"/>
          <w:iCs w:val="0"/>
          <w:color w:val="000000" w:themeColor="text1"/>
          <w:lang w:val="en-GB"/>
        </w:rPr>
        <w:t xml:space="preserve">) in </w:t>
      </w:r>
      <w:proofErr w:type="gramStart"/>
      <w:r w:rsidR="009F3A7D" w:rsidRPr="00217C3F">
        <w:rPr>
          <w:i w:val="0"/>
          <w:iCs w:val="0"/>
          <w:color w:val="000000" w:themeColor="text1"/>
          <w:lang w:val="en-GB"/>
        </w:rPr>
        <w:t>MeCN:H</w:t>
      </w:r>
      <w:r w:rsidR="009F3A7D" w:rsidRPr="00217C3F">
        <w:rPr>
          <w:i w:val="0"/>
          <w:iCs w:val="0"/>
          <w:color w:val="000000" w:themeColor="text1"/>
          <w:vertAlign w:val="subscript"/>
          <w:lang w:val="en-GB"/>
        </w:rPr>
        <w:t>2</w:t>
      </w:r>
      <w:r w:rsidR="009F3A7D" w:rsidRPr="00217C3F">
        <w:rPr>
          <w:i w:val="0"/>
          <w:iCs w:val="0"/>
          <w:color w:val="000000" w:themeColor="text1"/>
          <w:lang w:val="en-GB"/>
        </w:rPr>
        <w:t>O</w:t>
      </w:r>
      <w:proofErr w:type="gramEnd"/>
      <w:r w:rsidR="009F3A7D" w:rsidRPr="00217C3F">
        <w:rPr>
          <w:i w:val="0"/>
          <w:iCs w:val="0"/>
          <w:color w:val="000000" w:themeColor="text1"/>
          <w:lang w:val="en-GB"/>
        </w:rPr>
        <w:t xml:space="preserve"> (9:1 v/v) at 120 ˚C for </w:t>
      </w:r>
      <w:r w:rsidR="004A3C35" w:rsidRPr="00217C3F">
        <w:rPr>
          <w:i w:val="0"/>
          <w:iCs w:val="0"/>
          <w:color w:val="000000" w:themeColor="text1"/>
          <w:lang w:val="en-GB"/>
        </w:rPr>
        <w:t>12</w:t>
      </w:r>
      <w:r w:rsidR="009F3A7D" w:rsidRPr="00217C3F">
        <w:rPr>
          <w:i w:val="0"/>
          <w:iCs w:val="0"/>
          <w:color w:val="000000" w:themeColor="text1"/>
          <w:lang w:val="en-GB"/>
        </w:rPr>
        <w:t xml:space="preserve"> h.</w:t>
      </w:r>
    </w:p>
    <w:p w14:paraId="312150EF" w14:textId="26A396AF" w:rsidR="009B65E0" w:rsidRPr="00A64601" w:rsidRDefault="009B65E0" w:rsidP="00A64601">
      <w:pPr>
        <w:spacing w:line="360" w:lineRule="auto"/>
        <w:rPr>
          <w:rFonts w:eastAsia="宋体"/>
          <w:b/>
          <w:bCs/>
          <w:color w:val="000000" w:themeColor="text1"/>
          <w:sz w:val="28"/>
          <w:szCs w:val="28"/>
        </w:rPr>
      </w:pPr>
      <w:r w:rsidRPr="00217C3F">
        <w:rPr>
          <w:rFonts w:eastAsia="宋体"/>
          <w:b/>
          <w:bCs/>
          <w:color w:val="000000" w:themeColor="text1"/>
          <w:sz w:val="28"/>
          <w:szCs w:val="28"/>
          <w:lang w:val="en-GB"/>
        </w:rPr>
        <w:lastRenderedPageBreak/>
        <w:t>Conclusion</w:t>
      </w:r>
    </w:p>
    <w:p w14:paraId="55C7F469" w14:textId="24D423E4" w:rsidR="00720965" w:rsidRPr="00720965" w:rsidRDefault="00720965" w:rsidP="00A817A0">
      <w:pPr>
        <w:spacing w:line="360" w:lineRule="auto"/>
        <w:jc w:val="both"/>
        <w:rPr>
          <w:rFonts w:eastAsia="宋体"/>
          <w:lang w:val="en-GB"/>
        </w:rPr>
      </w:pPr>
      <w:r w:rsidRPr="00720965">
        <w:rPr>
          <w:rFonts w:eastAsia="宋体"/>
          <w:lang w:val="en-GB"/>
        </w:rPr>
        <w:t>This study shows that stage</w:t>
      </w:r>
      <w:r w:rsidR="00B61980">
        <w:rPr>
          <w:rFonts w:eastAsia="宋体"/>
          <w:lang w:val="en-GB"/>
        </w:rPr>
        <w:t>-</w:t>
      </w:r>
      <w:r w:rsidRPr="00720965">
        <w:rPr>
          <w:rFonts w:eastAsia="宋体"/>
          <w:lang w:val="en-GB"/>
        </w:rPr>
        <w:t xml:space="preserve">dependent selectivity in complex transformations can be solved by integrating intrinsic chemical logic with hierarchical active learning. Instead of treating multistep dechlorinative functionalization as a series of independent yield optimization tasks, we reformulated it as a problem of hierarchical boundary discovery, in which each stage must identify not only productive conditions for the current activation event, but also the reactivity limit beyond which subsequent, milder transformations would be masked. Applied to </w:t>
      </w:r>
      <w:proofErr w:type="spellStart"/>
      <w:r w:rsidRPr="00720965">
        <w:rPr>
          <w:rFonts w:eastAsia="宋体"/>
          <w:lang w:val="en-GB"/>
        </w:rPr>
        <w:t>boryl</w:t>
      </w:r>
      <w:proofErr w:type="spellEnd"/>
      <w:r w:rsidRPr="00720965">
        <w:rPr>
          <w:rFonts w:eastAsia="宋体"/>
          <w:lang w:val="en-GB"/>
        </w:rPr>
        <w:t xml:space="preserve"> radical-promoted dechlorinative functionalization, this strategy navigated a condition space of 205,632 combinations using only 270 experiments across three stages and uncovered distinct activation windows for </w:t>
      </w:r>
      <w:r w:rsidRPr="00B84E85">
        <w:rPr>
          <w:rFonts w:eastAsia="宋体"/>
          <w:i/>
          <w:lang w:val="en-GB"/>
        </w:rPr>
        <w:t>meta</w:t>
      </w:r>
      <w:r w:rsidRPr="00720965">
        <w:rPr>
          <w:rFonts w:eastAsia="宋体"/>
          <w:lang w:val="en-GB"/>
        </w:rPr>
        <w:t xml:space="preserve">, </w:t>
      </w:r>
      <w:proofErr w:type="spellStart"/>
      <w:r w:rsidRPr="00B84E85">
        <w:rPr>
          <w:rFonts w:eastAsia="宋体"/>
          <w:i/>
          <w:lang w:val="en-GB"/>
        </w:rPr>
        <w:t>ortho</w:t>
      </w:r>
      <w:proofErr w:type="spellEnd"/>
      <w:r w:rsidRPr="00720965">
        <w:rPr>
          <w:rFonts w:eastAsia="宋体"/>
          <w:lang w:val="en-GB"/>
        </w:rPr>
        <w:t xml:space="preserve">, and </w:t>
      </w:r>
      <w:r w:rsidRPr="00B84E85">
        <w:rPr>
          <w:rFonts w:eastAsia="宋体"/>
          <w:i/>
          <w:lang w:val="en-GB"/>
        </w:rPr>
        <w:t>para</w:t>
      </w:r>
      <w:r w:rsidRPr="00720965">
        <w:rPr>
          <w:rFonts w:eastAsia="宋体"/>
          <w:lang w:val="en-GB"/>
        </w:rPr>
        <w:t xml:space="preserve"> C–Cl cleavage. The resulting models delivered consistent predictive performance throughout the discovery sequence, reaching cross validated R² values of 0.702, 0.784, and 0.731 with mean absolute errors of 9.93%, 9.83%, and 9.31%, respectively. </w:t>
      </w:r>
      <w:r w:rsidR="00A817A0">
        <w:t>In this framework, mechanistic hierarchy does not merely rationalize the results after the fact; it determines how the search should proceed, while active learning provides an efficient way to traverse the resulting chemically ordered landscape.</w:t>
      </w:r>
    </w:p>
    <w:p w14:paraId="72F83350" w14:textId="77777777" w:rsidR="00720965" w:rsidRPr="00A817A0" w:rsidRDefault="00720965" w:rsidP="00720965">
      <w:pPr>
        <w:spacing w:line="360" w:lineRule="auto"/>
        <w:jc w:val="both"/>
        <w:rPr>
          <w:rFonts w:eastAsia="宋体"/>
          <w:lang w:val="en-GB"/>
        </w:rPr>
      </w:pPr>
    </w:p>
    <w:p w14:paraId="61BF2C17" w14:textId="2D45CFE3" w:rsidR="008F2D3A" w:rsidRDefault="002C7F71" w:rsidP="00A817A0">
      <w:pPr>
        <w:spacing w:line="360" w:lineRule="auto"/>
        <w:jc w:val="both"/>
        <w:rPr>
          <w:rFonts w:eastAsia="宋体"/>
          <w:lang w:val="en-GB"/>
        </w:rPr>
      </w:pPr>
      <w:r w:rsidRPr="002C7F71">
        <w:rPr>
          <w:rFonts w:eastAsia="宋体"/>
          <w:lang w:val="en-GB"/>
        </w:rPr>
        <w:t xml:space="preserve">At the synthetic level, the conditions uncovered through this framework function as a coordinated ladder of activation regimes rather than as isolated solutions for individual substrates. Hierarchical active learning identified successful condition sets for </w:t>
      </w:r>
      <w:r w:rsidRPr="002C7F71">
        <w:rPr>
          <w:rFonts w:eastAsia="宋体"/>
          <w:i/>
          <w:lang w:val="en-GB"/>
        </w:rPr>
        <w:t>meta</w:t>
      </w:r>
      <w:r w:rsidRPr="002C7F71">
        <w:rPr>
          <w:rFonts w:eastAsia="宋体"/>
          <w:lang w:val="en-GB"/>
        </w:rPr>
        <w:t xml:space="preserve">-, </w:t>
      </w:r>
      <w:proofErr w:type="spellStart"/>
      <w:r w:rsidRPr="002C7F71">
        <w:rPr>
          <w:rFonts w:eastAsia="宋体"/>
          <w:i/>
          <w:lang w:val="en-GB"/>
        </w:rPr>
        <w:t>ortho</w:t>
      </w:r>
      <w:proofErr w:type="spellEnd"/>
      <w:r w:rsidRPr="002C7F71">
        <w:rPr>
          <w:rFonts w:eastAsia="宋体"/>
          <w:lang w:val="en-GB"/>
        </w:rPr>
        <w:t xml:space="preserve">-, and </w:t>
      </w:r>
      <w:r w:rsidRPr="002C7F71">
        <w:rPr>
          <w:rFonts w:eastAsia="宋体"/>
          <w:i/>
          <w:lang w:val="en-GB"/>
        </w:rPr>
        <w:t>para</w:t>
      </w:r>
      <w:r w:rsidRPr="002C7F71">
        <w:rPr>
          <w:rFonts w:eastAsia="宋体"/>
          <w:lang w:val="en-GB"/>
        </w:rPr>
        <w:t xml:space="preserve">-selective dechlorinative alkylation, enabling programmable multistep editing of </w:t>
      </w:r>
      <w:proofErr w:type="spellStart"/>
      <w:r w:rsidRPr="002C7F71">
        <w:rPr>
          <w:rFonts w:eastAsia="宋体"/>
          <w:lang w:val="en-GB"/>
        </w:rPr>
        <w:t>polychloroarenes</w:t>
      </w:r>
      <w:proofErr w:type="spellEnd"/>
      <w:r w:rsidRPr="002C7F71">
        <w:rPr>
          <w:rFonts w:eastAsia="宋体"/>
          <w:lang w:val="en-GB"/>
        </w:rPr>
        <w:t xml:space="preserve"> with retained </w:t>
      </w:r>
      <w:proofErr w:type="spellStart"/>
      <w:r w:rsidRPr="002C7F71">
        <w:rPr>
          <w:rFonts w:eastAsia="宋体"/>
          <w:lang w:val="en-GB"/>
        </w:rPr>
        <w:t>regioselective</w:t>
      </w:r>
      <w:proofErr w:type="spellEnd"/>
      <w:r w:rsidRPr="002C7F71">
        <w:rPr>
          <w:rFonts w:eastAsia="宋体"/>
          <w:lang w:val="en-GB"/>
        </w:rPr>
        <w:t xml:space="preserve"> control. These stage-resolved reactivity windows proved compatible with a broad range of aliphatic, aromatic, and </w:t>
      </w:r>
      <w:proofErr w:type="spellStart"/>
      <w:r w:rsidRPr="002C7F71">
        <w:rPr>
          <w:rFonts w:eastAsia="宋体"/>
          <w:lang w:val="en-GB"/>
        </w:rPr>
        <w:t>heteroaromatic</w:t>
      </w:r>
      <w:proofErr w:type="spellEnd"/>
      <w:r w:rsidRPr="002C7F71">
        <w:rPr>
          <w:rFonts w:eastAsia="宋体"/>
          <w:lang w:val="en-GB"/>
        </w:rPr>
        <w:t xml:space="preserve"> alkenes, tolerated diverse functional groups and complex molecule-derived fragments, and supported the controlled functionalization of structurally diverse tri-, di-, and </w:t>
      </w:r>
      <w:proofErr w:type="spellStart"/>
      <w:r w:rsidRPr="002C7F71">
        <w:rPr>
          <w:rFonts w:eastAsia="宋体"/>
          <w:lang w:val="en-GB"/>
        </w:rPr>
        <w:t>monochloroarenes</w:t>
      </w:r>
      <w:proofErr w:type="spellEnd"/>
      <w:r w:rsidRPr="002C7F71">
        <w:rPr>
          <w:rFonts w:eastAsia="宋体"/>
          <w:lang w:val="en-GB"/>
        </w:rPr>
        <w:t xml:space="preserve">. The synthetic utility of the platform was further demonstrated through downstream diversification of the residual C–Cl bonds, including Suzuki–Miyaura coupling to access </w:t>
      </w:r>
      <w:proofErr w:type="spellStart"/>
      <w:r w:rsidRPr="002C7F71">
        <w:rPr>
          <w:rFonts w:eastAsia="宋体"/>
          <w:lang w:val="en-GB"/>
        </w:rPr>
        <w:t>arylated</w:t>
      </w:r>
      <w:proofErr w:type="spellEnd"/>
      <w:r w:rsidRPr="002C7F71">
        <w:rPr>
          <w:rFonts w:eastAsia="宋体"/>
          <w:lang w:val="en-GB"/>
        </w:rPr>
        <w:t xml:space="preserve"> and </w:t>
      </w:r>
      <w:proofErr w:type="spellStart"/>
      <w:r w:rsidRPr="002C7F71">
        <w:rPr>
          <w:rFonts w:eastAsia="宋体"/>
          <w:lang w:val="en-GB"/>
        </w:rPr>
        <w:t>alkenylated</w:t>
      </w:r>
      <w:proofErr w:type="spellEnd"/>
      <w:r w:rsidRPr="002C7F71">
        <w:rPr>
          <w:rFonts w:eastAsia="宋体"/>
          <w:lang w:val="en-GB"/>
        </w:rPr>
        <w:t xml:space="preserve"> products, as well as ring-closing metathesis to construct macrocyclic scaffolds. By converting a shifting reactivity landscape into an ordered sequence of callable activation regimes, this work provides a practical route to programmable molecular editing in complex </w:t>
      </w:r>
      <w:proofErr w:type="spellStart"/>
      <w:r w:rsidRPr="002C7F71">
        <w:rPr>
          <w:rFonts w:eastAsia="宋体"/>
          <w:lang w:val="en-GB"/>
        </w:rPr>
        <w:t>polyfunctional</w:t>
      </w:r>
      <w:proofErr w:type="spellEnd"/>
      <w:r w:rsidRPr="002C7F71">
        <w:rPr>
          <w:rFonts w:eastAsia="宋体"/>
          <w:lang w:val="en-GB"/>
        </w:rPr>
        <w:t xml:space="preserve"> molecules.</w:t>
      </w:r>
    </w:p>
    <w:p w14:paraId="03B28C10" w14:textId="77777777" w:rsidR="002C7F71" w:rsidRPr="002C7F71" w:rsidRDefault="002C7F71" w:rsidP="00A817A0">
      <w:pPr>
        <w:spacing w:line="360" w:lineRule="auto"/>
        <w:jc w:val="both"/>
        <w:rPr>
          <w:rFonts w:eastAsia="宋体"/>
          <w:color w:val="000000" w:themeColor="text1"/>
        </w:rPr>
      </w:pPr>
    </w:p>
    <w:p w14:paraId="28F3634D" w14:textId="416298BA" w:rsidR="00684B53" w:rsidRPr="00217C3F" w:rsidRDefault="00684B53" w:rsidP="00FC5D39">
      <w:pPr>
        <w:spacing w:line="360" w:lineRule="auto"/>
        <w:rPr>
          <w:rFonts w:eastAsia="宋体"/>
          <w:b/>
          <w:bCs/>
          <w:color w:val="000000" w:themeColor="text1"/>
          <w:sz w:val="28"/>
          <w:szCs w:val="28"/>
          <w:lang w:val="en-GB"/>
        </w:rPr>
      </w:pPr>
      <w:r w:rsidRPr="00217C3F">
        <w:rPr>
          <w:rFonts w:eastAsia="宋体"/>
          <w:b/>
          <w:bCs/>
          <w:color w:val="000000" w:themeColor="text1"/>
          <w:sz w:val="28"/>
          <w:szCs w:val="28"/>
          <w:lang w:val="en-GB"/>
        </w:rPr>
        <w:t>References</w:t>
      </w:r>
    </w:p>
    <w:p w14:paraId="2CE68075" w14:textId="77777777" w:rsidR="00514D33" w:rsidRPr="00217C3F" w:rsidRDefault="00684B53" w:rsidP="00514D33">
      <w:pPr>
        <w:pStyle w:val="EndNoteBibliography"/>
        <w:spacing w:after="0"/>
        <w:ind w:left="720" w:hanging="720"/>
        <w:rPr>
          <w:noProof/>
          <w:lang w:val="en-GB"/>
        </w:rPr>
      </w:pPr>
      <w:r w:rsidRPr="00217C3F">
        <w:rPr>
          <w:rFonts w:eastAsia="宋体" w:cstheme="minorBidi"/>
          <w:color w:val="000000" w:themeColor="text1"/>
          <w:lang w:val="en-GB"/>
        </w:rPr>
        <w:fldChar w:fldCharType="begin"/>
      </w:r>
      <w:r w:rsidRPr="00217C3F">
        <w:rPr>
          <w:rFonts w:eastAsia="宋体"/>
          <w:color w:val="000000" w:themeColor="text1"/>
          <w:lang w:val="en-GB"/>
        </w:rPr>
        <w:instrText xml:space="preserve"> ADDIN EN.REFLIST </w:instrText>
      </w:r>
      <w:r w:rsidRPr="00217C3F">
        <w:rPr>
          <w:rFonts w:eastAsia="宋体" w:cstheme="minorBidi"/>
          <w:color w:val="000000" w:themeColor="text1"/>
          <w:lang w:val="en-GB"/>
        </w:rPr>
        <w:fldChar w:fldCharType="separate"/>
      </w:r>
      <w:r w:rsidR="00514D33" w:rsidRPr="00217C3F">
        <w:rPr>
          <w:noProof/>
          <w:lang w:val="en-GB"/>
        </w:rPr>
        <w:t>1.</w:t>
      </w:r>
      <w:r w:rsidR="00514D33" w:rsidRPr="00217C3F">
        <w:rPr>
          <w:noProof/>
          <w:lang w:val="en-GB"/>
        </w:rPr>
        <w:tab/>
        <w:t xml:space="preserve">Palani, V., Perea, M. A. &amp; Sarpong, R. Site-Selective Cross-Coupling of Polyhalogenated Arenes and Heteroarenes with Identical Halogen Groups. </w:t>
      </w:r>
      <w:r w:rsidR="00514D33" w:rsidRPr="00217C3F">
        <w:rPr>
          <w:i/>
          <w:noProof/>
          <w:lang w:val="en-GB"/>
        </w:rPr>
        <w:t>Chem Rev</w:t>
      </w:r>
      <w:r w:rsidR="00514D33" w:rsidRPr="00217C3F">
        <w:rPr>
          <w:noProof/>
          <w:lang w:val="en-GB"/>
        </w:rPr>
        <w:t xml:space="preserve"> </w:t>
      </w:r>
      <w:r w:rsidR="00514D33" w:rsidRPr="00217C3F">
        <w:rPr>
          <w:b/>
          <w:noProof/>
          <w:lang w:val="en-GB"/>
        </w:rPr>
        <w:t>122</w:t>
      </w:r>
      <w:r w:rsidR="00514D33" w:rsidRPr="00217C3F">
        <w:rPr>
          <w:noProof/>
          <w:lang w:val="en-GB"/>
        </w:rPr>
        <w:t xml:space="preserve">, 10126-10169 (2022). </w:t>
      </w:r>
    </w:p>
    <w:p w14:paraId="2553079C" w14:textId="77777777" w:rsidR="00514D33" w:rsidRPr="00217C3F" w:rsidRDefault="00514D33" w:rsidP="00514D33">
      <w:pPr>
        <w:pStyle w:val="EndNoteBibliography"/>
        <w:spacing w:after="0"/>
        <w:ind w:left="720" w:hanging="720"/>
        <w:rPr>
          <w:noProof/>
          <w:lang w:val="en-GB"/>
        </w:rPr>
      </w:pPr>
      <w:r w:rsidRPr="00217C3F">
        <w:rPr>
          <w:noProof/>
          <w:lang w:val="en-GB"/>
        </w:rPr>
        <w:t>2.</w:t>
      </w:r>
      <w:r w:rsidRPr="00217C3F">
        <w:rPr>
          <w:noProof/>
          <w:lang w:val="en-GB"/>
        </w:rPr>
        <w:tab/>
        <w:t xml:space="preserve">Esteruelas, M. A., Herrero, J., López, F. M., Martín, M. &amp; Oro, L. A. Dehalogenation of Polychloroarenes with HSiEt3 Catalyzed by an Homogeneous Rhodium−Triphenylphosphine System. </w:t>
      </w:r>
      <w:r w:rsidRPr="00217C3F">
        <w:rPr>
          <w:i/>
          <w:noProof/>
          <w:lang w:val="en-GB"/>
        </w:rPr>
        <w:t>Organometallics</w:t>
      </w:r>
      <w:r w:rsidRPr="00217C3F">
        <w:rPr>
          <w:noProof/>
          <w:lang w:val="en-GB"/>
        </w:rPr>
        <w:t xml:space="preserve"> </w:t>
      </w:r>
      <w:r w:rsidRPr="00217C3F">
        <w:rPr>
          <w:b/>
          <w:noProof/>
          <w:lang w:val="en-GB"/>
        </w:rPr>
        <w:t>18</w:t>
      </w:r>
      <w:r w:rsidRPr="00217C3F">
        <w:rPr>
          <w:noProof/>
          <w:lang w:val="en-GB"/>
        </w:rPr>
        <w:t xml:space="preserve">, 1110-1112 (1999). </w:t>
      </w:r>
    </w:p>
    <w:p w14:paraId="650A34E0" w14:textId="77777777" w:rsidR="00514D33" w:rsidRPr="00217C3F" w:rsidRDefault="00514D33" w:rsidP="00514D33">
      <w:pPr>
        <w:pStyle w:val="EndNoteBibliography"/>
        <w:spacing w:after="0"/>
        <w:ind w:left="720" w:hanging="720"/>
        <w:rPr>
          <w:noProof/>
          <w:lang w:val="en-GB"/>
        </w:rPr>
      </w:pPr>
      <w:r w:rsidRPr="00217C3F">
        <w:rPr>
          <w:noProof/>
          <w:lang w:val="en-GB"/>
        </w:rPr>
        <w:t>3.</w:t>
      </w:r>
      <w:r w:rsidRPr="00217C3F">
        <w:rPr>
          <w:noProof/>
          <w:lang w:val="en-GB"/>
        </w:rPr>
        <w:tab/>
        <w:t xml:space="preserve">Yamaguchi, M. &amp; Manabe, K. Three-step synthesis of 2,5,7-trisubstituted indoles from N-acetyl-2,4,6-trichloroaniline using Pd-catalyzed site-selective cross-coupling. </w:t>
      </w:r>
      <w:r w:rsidRPr="00217C3F">
        <w:rPr>
          <w:i/>
          <w:noProof/>
          <w:lang w:val="en-GB"/>
        </w:rPr>
        <w:t>Organic &amp;amp; Biomolecular Chemistry</w:t>
      </w:r>
      <w:r w:rsidRPr="00217C3F">
        <w:rPr>
          <w:noProof/>
          <w:lang w:val="en-GB"/>
        </w:rPr>
        <w:t xml:space="preserve"> </w:t>
      </w:r>
      <w:r w:rsidRPr="00217C3F">
        <w:rPr>
          <w:b/>
          <w:noProof/>
          <w:lang w:val="en-GB"/>
        </w:rPr>
        <w:t>15</w:t>
      </w:r>
      <w:r w:rsidRPr="00217C3F">
        <w:rPr>
          <w:noProof/>
          <w:lang w:val="en-GB"/>
        </w:rPr>
        <w:t xml:space="preserve">, 6645-6655 (2017). </w:t>
      </w:r>
    </w:p>
    <w:p w14:paraId="52D3E6CD" w14:textId="77777777" w:rsidR="00514D33" w:rsidRPr="00217C3F" w:rsidRDefault="00514D33" w:rsidP="00514D33">
      <w:pPr>
        <w:pStyle w:val="EndNoteBibliography"/>
        <w:ind w:left="720" w:hanging="720"/>
        <w:rPr>
          <w:noProof/>
          <w:lang w:val="en-GB"/>
        </w:rPr>
      </w:pPr>
      <w:r w:rsidRPr="00217C3F">
        <w:rPr>
          <w:noProof/>
          <w:lang w:val="en-GB"/>
        </w:rPr>
        <w:t>4.</w:t>
      </w:r>
      <w:r w:rsidRPr="00217C3F">
        <w:rPr>
          <w:noProof/>
          <w:lang w:val="en-GB"/>
        </w:rPr>
        <w:tab/>
        <w:t xml:space="preserve">Golding, W. A., Schmitt, H. L. &amp; Phipps, R. J. Systematic Variation of Ligand and Cation Parameters Enables Site-Selective C–C and C–N Cross-Coupling of Multiply Chlorinated Arenes through Substrate–Ligand Electrostatic Interactions. </w:t>
      </w:r>
      <w:r w:rsidRPr="00217C3F">
        <w:rPr>
          <w:i/>
          <w:noProof/>
          <w:lang w:val="en-GB"/>
        </w:rPr>
        <w:t>Journal of the American Chemical Society</w:t>
      </w:r>
      <w:r w:rsidRPr="00217C3F">
        <w:rPr>
          <w:noProof/>
          <w:lang w:val="en-GB"/>
        </w:rPr>
        <w:t xml:space="preserve"> </w:t>
      </w:r>
      <w:r w:rsidRPr="00217C3F">
        <w:rPr>
          <w:b/>
          <w:noProof/>
          <w:lang w:val="en-GB"/>
        </w:rPr>
        <w:t>142</w:t>
      </w:r>
      <w:r w:rsidRPr="00217C3F">
        <w:rPr>
          <w:noProof/>
          <w:lang w:val="en-GB"/>
        </w:rPr>
        <w:t xml:space="preserve">, 21891-21898 (2020). </w:t>
      </w:r>
    </w:p>
    <w:p w14:paraId="4F539943" w14:textId="77777777" w:rsidR="00AC3049" w:rsidRPr="00AC3049" w:rsidRDefault="00684B53" w:rsidP="00AC3049">
      <w:pPr>
        <w:pStyle w:val="aff1"/>
      </w:pPr>
      <w:r w:rsidRPr="00217C3F">
        <w:rPr>
          <w:lang w:val="en-GB"/>
        </w:rPr>
        <w:fldChar w:fldCharType="end"/>
      </w:r>
      <w:r w:rsidR="007D76C5">
        <w:rPr>
          <w:lang w:val="en-GB"/>
        </w:rPr>
        <w:fldChar w:fldCharType="begin"/>
      </w:r>
      <w:r w:rsidR="007D76C5">
        <w:rPr>
          <w:lang w:val="en-GB"/>
        </w:rPr>
        <w:instrText xml:space="preserve"> ADDIN ZOTERO_BIBL {"uncited":[],"omitted":[],"custom":[]} CSL_BIBLIOGRAPHY </w:instrText>
      </w:r>
      <w:r w:rsidR="007D76C5">
        <w:rPr>
          <w:lang w:val="en-GB"/>
        </w:rPr>
        <w:fldChar w:fldCharType="separate"/>
      </w:r>
      <w:r w:rsidR="00AC3049" w:rsidRPr="00AC3049">
        <w:t xml:space="preserve">1. </w:t>
      </w:r>
      <w:r w:rsidR="00AC3049" w:rsidRPr="00AC3049">
        <w:tab/>
        <w:t xml:space="preserve">C. J. Taylor, A. Pomberger, K. C. Felton, R. Grainger, M. Barecka, T. W. Chamberlain, R. A. Bourne, C. N. Johnson, A. A. Lapkin, A brief introduction to chemical reaction optimization. </w:t>
      </w:r>
      <w:r w:rsidR="00AC3049" w:rsidRPr="00AC3049">
        <w:rPr>
          <w:i/>
          <w:iCs/>
        </w:rPr>
        <w:t>Chem. Rev.</w:t>
      </w:r>
      <w:r w:rsidR="00AC3049" w:rsidRPr="00AC3049">
        <w:t xml:space="preserve"> </w:t>
      </w:r>
      <w:r w:rsidR="00AC3049" w:rsidRPr="00AC3049">
        <w:rPr>
          <w:b/>
          <w:bCs/>
        </w:rPr>
        <w:t>123</w:t>
      </w:r>
      <w:r w:rsidR="00AC3049" w:rsidRPr="00AC3049">
        <w:t>, 3089–3126 (2023).</w:t>
      </w:r>
    </w:p>
    <w:p w14:paraId="552B7AFA" w14:textId="77777777" w:rsidR="00AC3049" w:rsidRPr="00AC3049" w:rsidRDefault="00AC3049" w:rsidP="00AC3049">
      <w:pPr>
        <w:pStyle w:val="aff1"/>
      </w:pPr>
      <w:r w:rsidRPr="00AC3049">
        <w:t xml:space="preserve">2. </w:t>
      </w:r>
      <w:r w:rsidRPr="00AC3049">
        <w:tab/>
        <w:t xml:space="preserve">N. I. Rinehart, R. K. Saunthwal, J. Wellauer, A. F. Zahrt, L. Schlemper, A. S. Shved, R. Bigler, S. Fantasia, S. E. Denmark, A machine-learning tool to predict substrate-adaptive conditions for pd-catalyzed C–N couplings. </w:t>
      </w:r>
      <w:r w:rsidRPr="00AC3049">
        <w:rPr>
          <w:i/>
          <w:iCs/>
        </w:rPr>
        <w:t>Science</w:t>
      </w:r>
      <w:r w:rsidRPr="00AC3049">
        <w:t xml:space="preserve"> </w:t>
      </w:r>
      <w:r w:rsidRPr="00AC3049">
        <w:rPr>
          <w:b/>
          <w:bCs/>
        </w:rPr>
        <w:t>381</w:t>
      </w:r>
      <w:r w:rsidRPr="00AC3049">
        <w:t>, 965–972 (2023).</w:t>
      </w:r>
    </w:p>
    <w:p w14:paraId="0019A848" w14:textId="77777777" w:rsidR="00AC3049" w:rsidRPr="00AC3049" w:rsidRDefault="00AC3049" w:rsidP="00AC3049">
      <w:pPr>
        <w:pStyle w:val="aff1"/>
      </w:pPr>
      <w:r w:rsidRPr="00AC3049">
        <w:t xml:space="preserve">3. </w:t>
      </w:r>
      <w:r w:rsidRPr="00AC3049">
        <w:tab/>
        <w:t xml:space="preserve">Y. Shen, J. E. Borowski, M. A. Hardy, R. Sarpong, A. G. Doyle, T. Cernak, Automation and computer-assisted planning for chemical synthesis. </w:t>
      </w:r>
      <w:r w:rsidRPr="00AC3049">
        <w:rPr>
          <w:i/>
          <w:iCs/>
        </w:rPr>
        <w:t>Nat. Rev. Methods Primers</w:t>
      </w:r>
      <w:r w:rsidRPr="00AC3049">
        <w:t xml:space="preserve"> </w:t>
      </w:r>
      <w:r w:rsidRPr="00AC3049">
        <w:rPr>
          <w:b/>
          <w:bCs/>
        </w:rPr>
        <w:t>1</w:t>
      </w:r>
      <w:r w:rsidRPr="00AC3049">
        <w:t>, 23 (2021).</w:t>
      </w:r>
    </w:p>
    <w:p w14:paraId="7359955D" w14:textId="77777777" w:rsidR="00AC3049" w:rsidRPr="00AC3049" w:rsidRDefault="00AC3049" w:rsidP="00AC3049">
      <w:pPr>
        <w:pStyle w:val="aff1"/>
      </w:pPr>
      <w:r w:rsidRPr="00AC3049">
        <w:t xml:space="preserve">4. </w:t>
      </w:r>
      <w:r w:rsidRPr="00AC3049">
        <w:tab/>
        <w:t xml:space="preserve">M. Meuwly, Machine learning for chemical reactions. </w:t>
      </w:r>
      <w:r w:rsidRPr="00AC3049">
        <w:rPr>
          <w:i/>
          <w:iCs/>
        </w:rPr>
        <w:t>Chem. Rev.</w:t>
      </w:r>
      <w:r w:rsidRPr="00AC3049">
        <w:t xml:space="preserve"> </w:t>
      </w:r>
      <w:r w:rsidRPr="00AC3049">
        <w:rPr>
          <w:b/>
          <w:bCs/>
        </w:rPr>
        <w:t>121</w:t>
      </w:r>
      <w:r w:rsidRPr="00AC3049">
        <w:t>, 10218–10239 (2021).</w:t>
      </w:r>
    </w:p>
    <w:p w14:paraId="4EC40E5E" w14:textId="77777777" w:rsidR="00AC3049" w:rsidRPr="00AC3049" w:rsidRDefault="00AC3049" w:rsidP="00AC3049">
      <w:pPr>
        <w:pStyle w:val="aff1"/>
      </w:pPr>
      <w:r w:rsidRPr="00AC3049">
        <w:t xml:space="preserve">5. </w:t>
      </w:r>
      <w:r w:rsidRPr="00AC3049">
        <w:tab/>
        <w:t xml:space="preserve">P. Raccuglia, K. C. Elbert, P. D. F. Adler, C. Falk, M. B. Wenny, A. Mollo, M. Zeller, S. A. Friedler, J. Schrier, A. J. Norquist, Machine-learning-assisted materials discovery using failed experiments. </w:t>
      </w:r>
      <w:r w:rsidRPr="00AC3049">
        <w:rPr>
          <w:i/>
          <w:iCs/>
        </w:rPr>
        <w:t>Nature</w:t>
      </w:r>
      <w:r w:rsidRPr="00AC3049">
        <w:t xml:space="preserve"> </w:t>
      </w:r>
      <w:r w:rsidRPr="00AC3049">
        <w:rPr>
          <w:b/>
          <w:bCs/>
        </w:rPr>
        <w:t>533</w:t>
      </w:r>
      <w:r w:rsidRPr="00AC3049">
        <w:t>, 73–76 (2016).</w:t>
      </w:r>
    </w:p>
    <w:p w14:paraId="5267FDE5" w14:textId="77777777" w:rsidR="00AC3049" w:rsidRPr="00AC3049" w:rsidRDefault="00AC3049" w:rsidP="00AC3049">
      <w:pPr>
        <w:pStyle w:val="aff1"/>
      </w:pPr>
      <w:r w:rsidRPr="00AC3049">
        <w:t xml:space="preserve">6. </w:t>
      </w:r>
      <w:r w:rsidRPr="00AC3049">
        <w:tab/>
        <w:t xml:space="preserve">D. T. Ahneman, J. G. Estrada, S. Lin, S. D. Dreher, A. G. Doyle, Predicting reaction performance in C–N cross-coupling using machine learning. </w:t>
      </w:r>
      <w:r w:rsidRPr="00AC3049">
        <w:rPr>
          <w:i/>
          <w:iCs/>
        </w:rPr>
        <w:t>Science</w:t>
      </w:r>
      <w:r w:rsidRPr="00AC3049">
        <w:t xml:space="preserve"> </w:t>
      </w:r>
      <w:r w:rsidRPr="00AC3049">
        <w:rPr>
          <w:b/>
          <w:bCs/>
        </w:rPr>
        <w:t>360</w:t>
      </w:r>
      <w:r w:rsidRPr="00AC3049">
        <w:t>, 186–190 (2018).</w:t>
      </w:r>
    </w:p>
    <w:p w14:paraId="7A841A8C" w14:textId="77777777" w:rsidR="00AC3049" w:rsidRPr="00AC3049" w:rsidRDefault="00AC3049" w:rsidP="00AC3049">
      <w:pPr>
        <w:pStyle w:val="aff1"/>
      </w:pPr>
      <w:r w:rsidRPr="00AC3049">
        <w:t xml:space="preserve">7. </w:t>
      </w:r>
      <w:r w:rsidRPr="00AC3049">
        <w:tab/>
        <w:t xml:space="preserve">A. Slattery, Z. Wen, P. Tenblad, J. Sanjosé-Orduna, D. Pintossi, T. den Hartog, T. Noël, Automated self-optimization, intensification, and scale-up of photocatalysis in flow. </w:t>
      </w:r>
      <w:r w:rsidRPr="00AC3049">
        <w:rPr>
          <w:i/>
          <w:iCs/>
        </w:rPr>
        <w:t>Science</w:t>
      </w:r>
      <w:r w:rsidRPr="00AC3049">
        <w:t xml:space="preserve"> </w:t>
      </w:r>
      <w:r w:rsidRPr="00AC3049">
        <w:rPr>
          <w:b/>
          <w:bCs/>
        </w:rPr>
        <w:t>383</w:t>
      </w:r>
      <w:r w:rsidRPr="00AC3049">
        <w:t>, eadj1817 (2024).</w:t>
      </w:r>
    </w:p>
    <w:p w14:paraId="38FB5D54" w14:textId="77777777" w:rsidR="00AC3049" w:rsidRPr="00AC3049" w:rsidRDefault="00AC3049" w:rsidP="00AC3049">
      <w:pPr>
        <w:pStyle w:val="aff1"/>
      </w:pPr>
      <w:r w:rsidRPr="00AC3049">
        <w:t xml:space="preserve">8. </w:t>
      </w:r>
      <w:r w:rsidRPr="00AC3049">
        <w:tab/>
        <w:t xml:space="preserve">B. J. Shields, J. Stevens, J. Li, M. Parasram, F. Damani, J. I. M. Alvarado, J. M. Janey, R. P. Adams, A. G. Doyle, Bayesian reaction optimization as a tool for chemical synthesis. </w:t>
      </w:r>
      <w:r w:rsidRPr="00AC3049">
        <w:rPr>
          <w:i/>
          <w:iCs/>
        </w:rPr>
        <w:t>Nature</w:t>
      </w:r>
      <w:r w:rsidRPr="00AC3049">
        <w:t xml:space="preserve"> </w:t>
      </w:r>
      <w:r w:rsidRPr="00AC3049">
        <w:rPr>
          <w:b/>
          <w:bCs/>
        </w:rPr>
        <w:t>590</w:t>
      </w:r>
      <w:r w:rsidRPr="00AC3049">
        <w:t>, 89–96 (2021).</w:t>
      </w:r>
    </w:p>
    <w:p w14:paraId="1E382BB8" w14:textId="77777777" w:rsidR="00AC3049" w:rsidRPr="00AC3049" w:rsidRDefault="00AC3049" w:rsidP="00AC3049">
      <w:pPr>
        <w:pStyle w:val="aff1"/>
      </w:pPr>
      <w:r w:rsidRPr="00AC3049">
        <w:lastRenderedPageBreak/>
        <w:t xml:space="preserve">9. </w:t>
      </w:r>
      <w:r w:rsidRPr="00AC3049">
        <w:tab/>
        <w:t xml:space="preserve">B. A. Koscher, R. B. Canty, M. A. McDonald, K. P. Greenman, C. J. McGill, C. L. Bilodeau, W. Jin, H. Wu, F. H. Vermeire, B. Jin, T. Hart, T. Kulesza, S.-C. Li, T. S. Jaakkola, R. Barzilay, R. Gómez-Bombarelli, W. H. Green, K. F. Jensen, Autonomous, multiproperty-driven molecular discovery: From predictions to measurements and back. </w:t>
      </w:r>
      <w:r w:rsidRPr="00AC3049">
        <w:rPr>
          <w:i/>
          <w:iCs/>
        </w:rPr>
        <w:t>Science</w:t>
      </w:r>
      <w:r w:rsidRPr="00AC3049">
        <w:t xml:space="preserve"> </w:t>
      </w:r>
      <w:r w:rsidRPr="00AC3049">
        <w:rPr>
          <w:b/>
          <w:bCs/>
        </w:rPr>
        <w:t>382</w:t>
      </w:r>
      <w:r w:rsidRPr="00AC3049">
        <w:t>, eadi1407.</w:t>
      </w:r>
    </w:p>
    <w:p w14:paraId="6BF20144" w14:textId="77777777" w:rsidR="00AC3049" w:rsidRPr="00AC3049" w:rsidRDefault="00AC3049" w:rsidP="00AC3049">
      <w:pPr>
        <w:pStyle w:val="aff1"/>
      </w:pPr>
      <w:r w:rsidRPr="00AC3049">
        <w:t xml:space="preserve">10. </w:t>
      </w:r>
      <w:r w:rsidRPr="00AC3049">
        <w:tab/>
        <w:t xml:space="preserve">N. H. Angello, V. Rathore, W. Beker, A. Wołos, E. R. Jira, R. Roszak, T. C. Wu, C. M. Schroeder, A. Aspuru-Guzik, B. A. Grzybowski, M. D. Burke, Closed-loop optimization of general reaction conditions for heteroaryl suzuki-miyaura coupling. </w:t>
      </w:r>
      <w:r w:rsidRPr="00AC3049">
        <w:rPr>
          <w:i/>
          <w:iCs/>
        </w:rPr>
        <w:t>Science</w:t>
      </w:r>
      <w:r w:rsidRPr="00AC3049">
        <w:t xml:space="preserve"> </w:t>
      </w:r>
      <w:r w:rsidRPr="00AC3049">
        <w:rPr>
          <w:b/>
          <w:bCs/>
        </w:rPr>
        <w:t>378</w:t>
      </w:r>
      <w:r w:rsidRPr="00AC3049">
        <w:t>, 399–405 (2022).</w:t>
      </w:r>
    </w:p>
    <w:p w14:paraId="3E277C39" w14:textId="77777777" w:rsidR="00AC3049" w:rsidRPr="00AC3049" w:rsidRDefault="00AC3049" w:rsidP="00AC3049">
      <w:pPr>
        <w:pStyle w:val="aff1"/>
      </w:pPr>
      <w:r w:rsidRPr="00AC3049">
        <w:t xml:space="preserve">11. </w:t>
      </w:r>
      <w:r w:rsidRPr="00AC3049">
        <w:tab/>
        <w:t xml:space="preserve">S. H. Newman-Stonebraker, S. R. Smith, J. E. Borowski, E. Peters, T. Gensch, H. C. Johnson, M. S. Sigman, A. G. Doyle, Univariate classification of phosphine ligation state and reactivity in cross-coupling catalysis. </w:t>
      </w:r>
      <w:r w:rsidRPr="00AC3049">
        <w:rPr>
          <w:i/>
          <w:iCs/>
        </w:rPr>
        <w:t>Science</w:t>
      </w:r>
      <w:r w:rsidRPr="00AC3049">
        <w:t xml:space="preserve"> </w:t>
      </w:r>
      <w:r w:rsidRPr="00AC3049">
        <w:rPr>
          <w:b/>
          <w:bCs/>
        </w:rPr>
        <w:t>374</w:t>
      </w:r>
      <w:r w:rsidRPr="00AC3049">
        <w:t>, 301–308 (2021).</w:t>
      </w:r>
    </w:p>
    <w:p w14:paraId="2D792AA1" w14:textId="2DF4BB2C" w:rsidR="00924839" w:rsidRPr="00217C3F" w:rsidRDefault="007D76C5" w:rsidP="00924839">
      <w:pPr>
        <w:rPr>
          <w:b/>
          <w:bCs/>
          <w:sz w:val="28"/>
          <w:szCs w:val="28"/>
          <w:lang w:val="en-GB"/>
        </w:rPr>
      </w:pPr>
      <w:r>
        <w:rPr>
          <w:rFonts w:cs="Times New Roman"/>
          <w:lang w:val="en-GB"/>
        </w:rPr>
        <w:fldChar w:fldCharType="end"/>
      </w:r>
    </w:p>
    <w:p w14:paraId="393D86F0" w14:textId="082FD132" w:rsidR="00924839" w:rsidRPr="00217C3F" w:rsidRDefault="00924839" w:rsidP="00924839">
      <w:pPr>
        <w:rPr>
          <w:b/>
          <w:bCs/>
          <w:sz w:val="28"/>
          <w:szCs w:val="28"/>
          <w:lang w:val="en-GB"/>
        </w:rPr>
      </w:pPr>
      <w:r w:rsidRPr="00217C3F">
        <w:rPr>
          <w:b/>
          <w:bCs/>
          <w:sz w:val="28"/>
          <w:szCs w:val="28"/>
          <w:lang w:val="en-GB"/>
        </w:rPr>
        <w:t>Data availability</w:t>
      </w:r>
    </w:p>
    <w:p w14:paraId="086E6D4F" w14:textId="77777777" w:rsidR="00924839" w:rsidRPr="00217C3F" w:rsidRDefault="00924839" w:rsidP="00924839">
      <w:pPr>
        <w:spacing w:line="360" w:lineRule="auto"/>
        <w:jc w:val="both"/>
        <w:rPr>
          <w:bCs/>
          <w:lang w:val="en-GB"/>
        </w:rPr>
      </w:pPr>
      <w:r w:rsidRPr="00217C3F">
        <w:rPr>
          <w:bCs/>
          <w:lang w:val="en-GB"/>
        </w:rPr>
        <w:t>All data supporting the findings of this study are available in the main text or in the supplementary information.</w:t>
      </w:r>
      <w:r w:rsidRPr="00217C3F">
        <w:rPr>
          <w:lang w:val="en-GB"/>
        </w:rPr>
        <w:t xml:space="preserve"> Crystallographic data for compound xxx are available free of charge from the Cambridge Crystallographic Data Centre.</w:t>
      </w:r>
    </w:p>
    <w:p w14:paraId="5B6DCFA4" w14:textId="0F642FD7" w:rsidR="004334A8" w:rsidRPr="00217C3F" w:rsidRDefault="004334A8" w:rsidP="00002762">
      <w:pPr>
        <w:spacing w:line="360" w:lineRule="auto"/>
        <w:rPr>
          <w:rFonts w:cs="Times New Roman"/>
          <w:lang w:val="en-GB"/>
        </w:rPr>
      </w:pPr>
    </w:p>
    <w:p w14:paraId="56EDCFF2" w14:textId="77777777" w:rsidR="003D14AE" w:rsidRPr="00217C3F" w:rsidRDefault="003D14AE" w:rsidP="003D14AE">
      <w:pPr>
        <w:rPr>
          <w:b/>
          <w:bCs/>
          <w:sz w:val="28"/>
          <w:szCs w:val="28"/>
          <w:lang w:val="en-GB"/>
        </w:rPr>
      </w:pPr>
      <w:r w:rsidRPr="00217C3F">
        <w:rPr>
          <w:b/>
          <w:bCs/>
          <w:sz w:val="28"/>
          <w:szCs w:val="28"/>
          <w:lang w:val="en-GB"/>
        </w:rPr>
        <w:t>Acknowledgements</w:t>
      </w:r>
    </w:p>
    <w:p w14:paraId="7C4F6A73" w14:textId="2E09BCEA" w:rsidR="003D14AE" w:rsidRPr="00217C3F" w:rsidRDefault="003D14AE" w:rsidP="00C6208C">
      <w:pPr>
        <w:spacing w:line="360" w:lineRule="auto"/>
        <w:jc w:val="both"/>
        <w:rPr>
          <w:bCs/>
          <w:lang w:val="en-GB"/>
        </w:rPr>
      </w:pPr>
      <w:r w:rsidRPr="00217C3F">
        <w:rPr>
          <w:lang w:val="en-GB"/>
        </w:rPr>
        <w:t xml:space="preserve">This work was supported by </w:t>
      </w:r>
      <w:proofErr w:type="spellStart"/>
      <w:r w:rsidRPr="00217C3F">
        <w:rPr>
          <w:lang w:val="en-GB"/>
        </w:rPr>
        <w:t>xxxx</w:t>
      </w:r>
      <w:proofErr w:type="spellEnd"/>
      <w:r w:rsidRPr="00217C3F">
        <w:rPr>
          <w:lang w:val="en-GB"/>
        </w:rPr>
        <w:t>. The AI-driven experiments were performed on the robotic AI-Scientist platform of Chinese Academy of Sciences</w:t>
      </w:r>
      <w:r w:rsidRPr="00217C3F">
        <w:rPr>
          <w:rFonts w:hint="eastAsia"/>
          <w:lang w:val="en-GB"/>
        </w:rPr>
        <w:t xml:space="preserve">. </w:t>
      </w:r>
      <w:r w:rsidRPr="00217C3F">
        <w:rPr>
          <w:bCs/>
          <w:lang w:val="en-GB"/>
        </w:rPr>
        <w:t xml:space="preserve">This work was partially carried out at the Instruments </w:t>
      </w:r>
      <w:proofErr w:type="spellStart"/>
      <w:r w:rsidRPr="00217C3F">
        <w:rPr>
          <w:bCs/>
          <w:lang w:val="en-GB"/>
        </w:rPr>
        <w:t>Center</w:t>
      </w:r>
      <w:proofErr w:type="spellEnd"/>
      <w:r w:rsidRPr="00217C3F">
        <w:rPr>
          <w:bCs/>
          <w:lang w:val="en-GB"/>
        </w:rPr>
        <w:t xml:space="preserve"> for Physical Science, University of Science and Technology of China. </w:t>
      </w:r>
    </w:p>
    <w:p w14:paraId="0DB3C16E" w14:textId="77777777" w:rsidR="003D14AE" w:rsidRPr="00217C3F" w:rsidRDefault="003D14AE" w:rsidP="003D14AE">
      <w:pPr>
        <w:rPr>
          <w:sz w:val="28"/>
          <w:szCs w:val="28"/>
          <w:lang w:val="en-GB"/>
        </w:rPr>
      </w:pPr>
    </w:p>
    <w:p w14:paraId="441051FB" w14:textId="77777777" w:rsidR="003D14AE" w:rsidRPr="00217C3F" w:rsidRDefault="003D14AE" w:rsidP="003D14AE">
      <w:pPr>
        <w:rPr>
          <w:b/>
          <w:bCs/>
          <w:sz w:val="28"/>
          <w:szCs w:val="28"/>
          <w:lang w:val="en-GB"/>
        </w:rPr>
      </w:pPr>
      <w:r w:rsidRPr="00217C3F">
        <w:rPr>
          <w:b/>
          <w:bCs/>
          <w:sz w:val="28"/>
          <w:szCs w:val="28"/>
          <w:lang w:val="en-GB"/>
        </w:rPr>
        <w:t>Author contributions</w:t>
      </w:r>
    </w:p>
    <w:p w14:paraId="4125ECCA" w14:textId="77777777" w:rsidR="003D14AE" w:rsidRPr="00217C3F" w:rsidRDefault="003D14AE" w:rsidP="003D14AE">
      <w:pPr>
        <w:rPr>
          <w:lang w:val="en-GB"/>
        </w:rPr>
      </w:pPr>
      <w:r w:rsidRPr="00217C3F">
        <w:rPr>
          <w:lang w:val="en-GB"/>
        </w:rPr>
        <w:t>xxx</w:t>
      </w:r>
    </w:p>
    <w:p w14:paraId="66F9DCB8" w14:textId="77777777" w:rsidR="003D14AE" w:rsidRPr="00217C3F" w:rsidRDefault="003D14AE" w:rsidP="003D14AE">
      <w:pPr>
        <w:rPr>
          <w:b/>
          <w:bCs/>
          <w:lang w:val="en-GB"/>
        </w:rPr>
      </w:pPr>
    </w:p>
    <w:p w14:paraId="1A9568CC" w14:textId="77777777" w:rsidR="003D14AE" w:rsidRPr="00217C3F" w:rsidRDefault="003D14AE" w:rsidP="003D14AE">
      <w:pPr>
        <w:spacing w:line="312" w:lineRule="auto"/>
        <w:rPr>
          <w:bCs/>
          <w:sz w:val="28"/>
          <w:szCs w:val="28"/>
          <w:lang w:val="en-GB"/>
        </w:rPr>
      </w:pPr>
      <w:r w:rsidRPr="00217C3F">
        <w:rPr>
          <w:b/>
          <w:bCs/>
          <w:sz w:val="28"/>
          <w:szCs w:val="28"/>
          <w:lang w:val="en-GB"/>
        </w:rPr>
        <w:t>Competing interests</w:t>
      </w:r>
    </w:p>
    <w:p w14:paraId="70E20770" w14:textId="77777777" w:rsidR="003D14AE" w:rsidRPr="00217C3F" w:rsidRDefault="003D14AE" w:rsidP="003D14AE">
      <w:pPr>
        <w:spacing w:line="312" w:lineRule="auto"/>
        <w:rPr>
          <w:bCs/>
          <w:lang w:val="en-GB"/>
        </w:rPr>
      </w:pPr>
      <w:r w:rsidRPr="00217C3F">
        <w:rPr>
          <w:bCs/>
          <w:lang w:val="en-GB"/>
        </w:rPr>
        <w:t>The authors declare no competing interests.</w:t>
      </w:r>
    </w:p>
    <w:p w14:paraId="2A444FC5" w14:textId="77777777" w:rsidR="003D14AE" w:rsidRPr="00217C3F" w:rsidRDefault="003D14AE" w:rsidP="003D14AE">
      <w:pPr>
        <w:spacing w:line="312" w:lineRule="auto"/>
        <w:rPr>
          <w:bCs/>
          <w:lang w:val="en-GB"/>
        </w:rPr>
      </w:pPr>
    </w:p>
    <w:p w14:paraId="19B50A9E" w14:textId="77777777" w:rsidR="003D14AE" w:rsidRPr="00217C3F" w:rsidRDefault="003D14AE" w:rsidP="003D14AE">
      <w:pPr>
        <w:spacing w:line="312" w:lineRule="auto"/>
        <w:rPr>
          <w:b/>
          <w:bCs/>
          <w:sz w:val="28"/>
          <w:szCs w:val="28"/>
          <w:lang w:val="en-GB"/>
        </w:rPr>
      </w:pPr>
      <w:r w:rsidRPr="00217C3F">
        <w:rPr>
          <w:b/>
          <w:bCs/>
          <w:sz w:val="28"/>
          <w:szCs w:val="28"/>
          <w:lang w:val="en-GB"/>
        </w:rPr>
        <w:lastRenderedPageBreak/>
        <w:t xml:space="preserve">Additional Information </w:t>
      </w:r>
    </w:p>
    <w:p w14:paraId="5164FEE7" w14:textId="77777777" w:rsidR="003D14AE" w:rsidRPr="00217C3F" w:rsidRDefault="003D14AE" w:rsidP="003D14AE">
      <w:pPr>
        <w:spacing w:line="312" w:lineRule="auto"/>
        <w:rPr>
          <w:bCs/>
          <w:lang w:val="en-GB"/>
        </w:rPr>
      </w:pPr>
      <w:r w:rsidRPr="00217C3F">
        <w:rPr>
          <w:b/>
          <w:bCs/>
          <w:lang w:val="en-GB"/>
        </w:rPr>
        <w:t xml:space="preserve">Supplementary Information </w:t>
      </w:r>
      <w:r w:rsidRPr="00217C3F">
        <w:rPr>
          <w:bCs/>
          <w:lang w:val="en-GB"/>
        </w:rPr>
        <w:t>The online version contains supplementary material available at https://</w:t>
      </w:r>
    </w:p>
    <w:p w14:paraId="2A93C3E7" w14:textId="77777777" w:rsidR="003D14AE" w:rsidRPr="00217C3F" w:rsidRDefault="003D14AE" w:rsidP="003D14AE">
      <w:pPr>
        <w:spacing w:line="312" w:lineRule="auto"/>
        <w:rPr>
          <w:bCs/>
          <w:lang w:val="en-GB"/>
        </w:rPr>
      </w:pPr>
    </w:p>
    <w:p w14:paraId="01CF428C" w14:textId="77777777" w:rsidR="003D14AE" w:rsidRPr="00217C3F" w:rsidRDefault="003D14AE" w:rsidP="003D14AE">
      <w:pPr>
        <w:spacing w:line="312" w:lineRule="auto"/>
        <w:rPr>
          <w:bCs/>
          <w:lang w:val="en-GB"/>
        </w:rPr>
      </w:pPr>
      <w:r w:rsidRPr="00217C3F">
        <w:rPr>
          <w:b/>
          <w:bCs/>
          <w:lang w:val="en-GB"/>
        </w:rPr>
        <w:t xml:space="preserve">Correspondence and requests for materials </w:t>
      </w:r>
      <w:r w:rsidRPr="00217C3F">
        <w:rPr>
          <w:bCs/>
          <w:lang w:val="en-GB"/>
        </w:rPr>
        <w:t xml:space="preserve">should be addressed to Yi-Feng Wang. </w:t>
      </w:r>
    </w:p>
    <w:p w14:paraId="0738AF3B" w14:textId="77777777" w:rsidR="003D14AE" w:rsidRPr="00217C3F" w:rsidRDefault="003D14AE" w:rsidP="003D14AE">
      <w:pPr>
        <w:spacing w:line="312" w:lineRule="auto"/>
        <w:rPr>
          <w:bCs/>
          <w:lang w:val="en-GB"/>
        </w:rPr>
      </w:pPr>
    </w:p>
    <w:p w14:paraId="24A73105" w14:textId="77777777" w:rsidR="003D14AE" w:rsidRPr="00217C3F" w:rsidRDefault="003D14AE" w:rsidP="003D14AE">
      <w:pPr>
        <w:spacing w:line="312" w:lineRule="auto"/>
        <w:rPr>
          <w:bCs/>
          <w:lang w:val="en-GB"/>
        </w:rPr>
      </w:pPr>
      <w:r w:rsidRPr="00217C3F">
        <w:rPr>
          <w:b/>
          <w:bCs/>
          <w:lang w:val="en-GB"/>
        </w:rPr>
        <w:t xml:space="preserve">Reprints and permissions information </w:t>
      </w:r>
      <w:r w:rsidRPr="00217C3F">
        <w:rPr>
          <w:bCs/>
          <w:lang w:val="en-GB"/>
        </w:rPr>
        <w:t xml:space="preserve">is available at </w:t>
      </w:r>
      <w:hyperlink r:id="rId16" w:history="1">
        <w:r w:rsidRPr="00217C3F">
          <w:rPr>
            <w:rStyle w:val="afe"/>
            <w:bCs/>
            <w:lang w:val="en-GB"/>
          </w:rPr>
          <w:t>http://www.nature.com/reprints</w:t>
        </w:r>
      </w:hyperlink>
      <w:r w:rsidRPr="00217C3F">
        <w:rPr>
          <w:bCs/>
          <w:lang w:val="en-GB"/>
        </w:rPr>
        <w:t xml:space="preserve">. </w:t>
      </w:r>
    </w:p>
    <w:p w14:paraId="0E0C1E1A" w14:textId="77777777" w:rsidR="003D14AE" w:rsidRPr="00217C3F" w:rsidRDefault="003D14AE" w:rsidP="00002762">
      <w:pPr>
        <w:spacing w:line="360" w:lineRule="auto"/>
        <w:rPr>
          <w:rFonts w:cs="Times New Roman"/>
          <w:lang w:val="en-GB"/>
        </w:rPr>
      </w:pPr>
    </w:p>
    <w:p w14:paraId="5531BE07" w14:textId="77777777" w:rsidR="00C6208C" w:rsidRPr="00A64601" w:rsidRDefault="00C6208C" w:rsidP="00684B53">
      <w:pPr>
        <w:spacing w:line="360" w:lineRule="auto"/>
        <w:rPr>
          <w:rFonts w:cs="Times New Roman"/>
        </w:rPr>
      </w:pPr>
      <w:r w:rsidRPr="00A64601">
        <w:rPr>
          <w:rFonts w:cs="Times New Roman"/>
          <w:lang w:val="en-GB"/>
        </w:rPr>
        <w:br w:type="page"/>
      </w:r>
    </w:p>
    <w:p w14:paraId="155081ED" w14:textId="4B1AA6E1" w:rsidR="00B632F6" w:rsidRPr="003D133D" w:rsidRDefault="00585742" w:rsidP="006821DF">
      <w:pPr>
        <w:keepNext/>
        <w:spacing w:after="0" w:line="360" w:lineRule="auto"/>
        <w:rPr>
          <w:rFonts w:cs="Times New Roman"/>
        </w:rPr>
      </w:pPr>
      <w:commentRangeStart w:id="54"/>
      <w:commentRangeStart w:id="55"/>
      <w:r w:rsidRPr="00217C3F">
        <w:rPr>
          <w:rFonts w:cs="Times New Roman"/>
          <w:noProof/>
        </w:rPr>
        <w:lastRenderedPageBreak/>
        <w:drawing>
          <wp:inline distT="0" distB="0" distL="0" distR="0" wp14:anchorId="687FFABF" wp14:editId="24D29DBA">
            <wp:extent cx="5943600" cy="5475605"/>
            <wp:effectExtent l="0" t="0" r="0" b="0"/>
            <wp:docPr id="995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7800" name=""/>
                    <pic:cNvPicPr/>
                  </pic:nvPicPr>
                  <pic:blipFill>
                    <a:blip r:embed="rId17"/>
                    <a:stretch>
                      <a:fillRect/>
                    </a:stretch>
                  </pic:blipFill>
                  <pic:spPr>
                    <a:xfrm>
                      <a:off x="0" y="0"/>
                      <a:ext cx="5943600" cy="5475605"/>
                    </a:xfrm>
                    <a:prstGeom prst="rect">
                      <a:avLst/>
                    </a:prstGeom>
                  </pic:spPr>
                </pic:pic>
              </a:graphicData>
            </a:graphic>
          </wp:inline>
        </w:drawing>
      </w:r>
      <w:commentRangeEnd w:id="54"/>
      <w:r w:rsidR="001F33B0" w:rsidRPr="003D133D">
        <w:rPr>
          <w:rStyle w:val="af9"/>
          <w:rFonts w:cs="Times New Roman"/>
          <w:sz w:val="24"/>
          <w:szCs w:val="24"/>
        </w:rPr>
        <w:commentReference w:id="54"/>
      </w:r>
      <w:commentRangeEnd w:id="55"/>
      <w:r w:rsidR="00991752">
        <w:rPr>
          <w:rStyle w:val="af9"/>
        </w:rPr>
        <w:commentReference w:id="55"/>
      </w:r>
    </w:p>
    <w:p w14:paraId="24A21D02" w14:textId="218547BE" w:rsidR="00B632F6" w:rsidRPr="00217C3F" w:rsidRDefault="00B632F6" w:rsidP="006821DF">
      <w:pPr>
        <w:pStyle w:val="af8"/>
      </w:pPr>
      <w:r w:rsidRPr="00217C3F">
        <w:rPr>
          <w:b/>
          <w:bCs/>
          <w:i w:val="0"/>
          <w:iCs w:val="0"/>
          <w:color w:val="000000" w:themeColor="text1"/>
          <w:lang w:val="en-GB"/>
        </w:rPr>
        <w:t xml:space="preserve">Extended Fig. </w:t>
      </w:r>
      <w:proofErr w:type="gramStart"/>
      <w:r w:rsidRPr="00217C3F">
        <w:rPr>
          <w:b/>
          <w:bCs/>
          <w:i w:val="0"/>
          <w:iCs w:val="0"/>
          <w:color w:val="000000" w:themeColor="text1"/>
          <w:lang w:val="en-GB"/>
        </w:rPr>
        <w:t>1  |</w:t>
      </w:r>
      <w:proofErr w:type="gramEnd"/>
      <w:r w:rsidRPr="00217C3F">
        <w:rPr>
          <w:b/>
          <w:bCs/>
          <w:i w:val="0"/>
          <w:iCs w:val="0"/>
          <w:color w:val="000000" w:themeColor="text1"/>
          <w:lang w:val="en-GB"/>
        </w:rPr>
        <w:t xml:space="preserve">  Additional substrate scope for</w:t>
      </w:r>
      <w:r w:rsidR="00E36106" w:rsidRPr="00217C3F">
        <w:rPr>
          <w:b/>
          <w:bCs/>
          <w:i w:val="0"/>
          <w:iCs w:val="0"/>
          <w:color w:val="000000" w:themeColor="text1"/>
          <w:lang w:val="en-GB"/>
        </w:rPr>
        <w:t xml:space="preserve"> </w:t>
      </w:r>
      <w:r w:rsidR="008B1CBB" w:rsidRPr="00217C3F">
        <w:rPr>
          <w:b/>
          <w:bCs/>
          <w:i w:val="0"/>
          <w:iCs w:val="0"/>
          <w:color w:val="000000" w:themeColor="text1"/>
          <w:lang w:val="en-GB"/>
        </w:rPr>
        <w:t xml:space="preserve">site-selective </w:t>
      </w:r>
      <w:r w:rsidR="00305E32" w:rsidRPr="00217C3F">
        <w:rPr>
          <w:b/>
          <w:bCs/>
          <w:i w:val="0"/>
          <w:iCs w:val="0"/>
          <w:color w:val="000000" w:themeColor="text1"/>
          <w:lang w:val="en-GB"/>
        </w:rPr>
        <w:t xml:space="preserve">radical </w:t>
      </w:r>
      <w:proofErr w:type="spellStart"/>
      <w:r w:rsidR="00305E32" w:rsidRPr="00217C3F">
        <w:rPr>
          <w:b/>
          <w:bCs/>
          <w:i w:val="0"/>
          <w:iCs w:val="0"/>
          <w:color w:val="000000" w:themeColor="text1"/>
          <w:lang w:val="en-GB"/>
        </w:rPr>
        <w:t>dechlorination</w:t>
      </w:r>
      <w:proofErr w:type="spellEnd"/>
      <w:r w:rsidR="00305E32" w:rsidRPr="00217C3F">
        <w:rPr>
          <w:b/>
          <w:bCs/>
          <w:i w:val="0"/>
          <w:iCs w:val="0"/>
          <w:color w:val="000000" w:themeColor="text1"/>
          <w:lang w:val="en-GB"/>
        </w:rPr>
        <w:t xml:space="preserve"> of </w:t>
      </w:r>
      <w:proofErr w:type="spellStart"/>
      <w:r w:rsidR="00A858BB" w:rsidRPr="00217C3F">
        <w:rPr>
          <w:b/>
          <w:bCs/>
          <w:i w:val="0"/>
          <w:iCs w:val="0"/>
          <w:color w:val="000000" w:themeColor="text1"/>
          <w:lang w:val="en-GB"/>
        </w:rPr>
        <w:t>polychloroarenes</w:t>
      </w:r>
      <w:proofErr w:type="spellEnd"/>
      <w:r w:rsidR="00A858BB" w:rsidRPr="00217C3F">
        <w:rPr>
          <w:b/>
          <w:bCs/>
          <w:i w:val="0"/>
          <w:iCs w:val="0"/>
          <w:color w:val="000000" w:themeColor="text1"/>
          <w:lang w:val="en-GB"/>
        </w:rPr>
        <w:t>.</w:t>
      </w:r>
    </w:p>
    <w:p w14:paraId="2DA9E9EA" w14:textId="77777777" w:rsidR="00FD67E6" w:rsidRPr="00217C3F" w:rsidRDefault="00FD67E6" w:rsidP="006821DF">
      <w:pPr>
        <w:rPr>
          <w:lang w:val="en-GB"/>
        </w:rPr>
      </w:pPr>
    </w:p>
    <w:p w14:paraId="5954CDA3" w14:textId="590303D9" w:rsidR="00FD67E6" w:rsidRPr="00217C3F" w:rsidRDefault="00FD67E6" w:rsidP="00A858BB">
      <w:pPr>
        <w:pStyle w:val="af8"/>
        <w:rPr>
          <w:rFonts w:eastAsia="宋体"/>
          <w:i w:val="0"/>
          <w:iCs w:val="0"/>
          <w:color w:val="000000" w:themeColor="text1"/>
          <w:lang w:val="en-GB"/>
        </w:rPr>
      </w:pPr>
      <w:r w:rsidRPr="00217C3F">
        <w:rPr>
          <w:rFonts w:eastAsia="宋体"/>
          <w:color w:val="000000" w:themeColor="text1"/>
          <w:lang w:val="en-GB"/>
        </w:rPr>
        <w:br w:type="page"/>
      </w:r>
    </w:p>
    <w:p w14:paraId="0B47AD31" w14:textId="6E60A28F" w:rsidR="00A858BB" w:rsidRPr="00217C3F" w:rsidRDefault="00F37F37" w:rsidP="00A858BB">
      <w:pPr>
        <w:pStyle w:val="af8"/>
        <w:rPr>
          <w:b/>
          <w:bCs/>
          <w:i w:val="0"/>
          <w:iCs w:val="0"/>
          <w:color w:val="000000" w:themeColor="text1"/>
          <w:lang w:val="en-GB"/>
        </w:rPr>
      </w:pPr>
      <w:r w:rsidRPr="00217C3F">
        <w:rPr>
          <w:noProof/>
        </w:rPr>
        <w:lastRenderedPageBreak/>
        <w:t xml:space="preserve"> </w:t>
      </w:r>
      <w:r w:rsidRPr="00217C3F">
        <w:rPr>
          <w:b/>
          <w:bCs/>
          <w:i w:val="0"/>
          <w:iCs w:val="0"/>
          <w:noProof/>
          <w:color w:val="000000" w:themeColor="text1"/>
        </w:rPr>
        <w:drawing>
          <wp:inline distT="0" distB="0" distL="0" distR="0" wp14:anchorId="5E3B2743" wp14:editId="7028629C">
            <wp:extent cx="5943600" cy="1848485"/>
            <wp:effectExtent l="0" t="0" r="0" b="5715"/>
            <wp:docPr id="35767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76183" name=""/>
                    <pic:cNvPicPr/>
                  </pic:nvPicPr>
                  <pic:blipFill>
                    <a:blip r:embed="rId18"/>
                    <a:stretch>
                      <a:fillRect/>
                    </a:stretch>
                  </pic:blipFill>
                  <pic:spPr>
                    <a:xfrm>
                      <a:off x="0" y="0"/>
                      <a:ext cx="5943600" cy="1848485"/>
                    </a:xfrm>
                    <a:prstGeom prst="rect">
                      <a:avLst/>
                    </a:prstGeom>
                  </pic:spPr>
                </pic:pic>
              </a:graphicData>
            </a:graphic>
          </wp:inline>
        </w:drawing>
      </w:r>
      <w:r w:rsidR="00A858BB" w:rsidRPr="00217C3F">
        <w:rPr>
          <w:b/>
          <w:bCs/>
          <w:i w:val="0"/>
          <w:iCs w:val="0"/>
          <w:color w:val="000000" w:themeColor="text1"/>
          <w:lang w:val="en-GB"/>
        </w:rPr>
        <w:t xml:space="preserve"> </w:t>
      </w:r>
    </w:p>
    <w:p w14:paraId="01C150D6" w14:textId="0D71B1F5" w:rsidR="00A858BB" w:rsidRPr="00D42B63" w:rsidRDefault="00A858BB" w:rsidP="00A858BB">
      <w:pPr>
        <w:pStyle w:val="af8"/>
      </w:pPr>
      <w:r w:rsidRPr="00217C3F">
        <w:rPr>
          <w:b/>
          <w:bCs/>
          <w:i w:val="0"/>
          <w:iCs w:val="0"/>
          <w:color w:val="000000" w:themeColor="text1"/>
          <w:lang w:val="en-GB"/>
        </w:rPr>
        <w:t xml:space="preserve">Extended Fig. </w:t>
      </w:r>
      <w:proofErr w:type="gramStart"/>
      <w:r w:rsidRPr="00217C3F">
        <w:rPr>
          <w:b/>
          <w:bCs/>
          <w:i w:val="0"/>
          <w:iCs w:val="0"/>
          <w:color w:val="000000" w:themeColor="text1"/>
          <w:lang w:val="en-GB"/>
        </w:rPr>
        <w:t>2  |</w:t>
      </w:r>
      <w:proofErr w:type="gramEnd"/>
      <w:r w:rsidRPr="00217C3F">
        <w:rPr>
          <w:b/>
          <w:bCs/>
          <w:i w:val="0"/>
          <w:iCs w:val="0"/>
          <w:color w:val="000000" w:themeColor="text1"/>
          <w:lang w:val="en-GB"/>
        </w:rPr>
        <w:t xml:space="preserve">  </w:t>
      </w:r>
      <w:r w:rsidR="00495EAA" w:rsidRPr="00217C3F">
        <w:rPr>
          <w:b/>
          <w:bCs/>
          <w:i w:val="0"/>
          <w:iCs w:val="0"/>
          <w:color w:val="000000" w:themeColor="text1"/>
          <w:lang w:val="en-GB"/>
        </w:rPr>
        <w:t xml:space="preserve">Synthetic transformations of </w:t>
      </w:r>
      <w:r w:rsidR="00FD67E6" w:rsidRPr="00217C3F">
        <w:rPr>
          <w:b/>
          <w:bCs/>
          <w:i w:val="0"/>
          <w:iCs w:val="0"/>
          <w:color w:val="000000" w:themeColor="text1"/>
          <w:lang w:val="en-GB"/>
        </w:rPr>
        <w:t>dechlorinative functionalization products. a</w:t>
      </w:r>
      <w:r w:rsidR="00FD67E6" w:rsidRPr="00217C3F">
        <w:rPr>
          <w:i w:val="0"/>
          <w:iCs w:val="0"/>
          <w:color w:val="000000" w:themeColor="text1"/>
          <w:lang w:val="en-GB"/>
        </w:rPr>
        <w:t xml:space="preserve">, Suzuki coupling reaction of </w:t>
      </w:r>
      <w:proofErr w:type="spellStart"/>
      <w:r w:rsidR="00FD67E6" w:rsidRPr="00217C3F">
        <w:rPr>
          <w:i w:val="0"/>
          <w:iCs w:val="0"/>
          <w:color w:val="000000" w:themeColor="text1"/>
          <w:lang w:val="en-GB"/>
        </w:rPr>
        <w:t>chloroarene</w:t>
      </w:r>
      <w:proofErr w:type="spellEnd"/>
      <w:r w:rsidR="00FD67E6" w:rsidRPr="00217C3F">
        <w:rPr>
          <w:i w:val="0"/>
          <w:iCs w:val="0"/>
          <w:color w:val="000000" w:themeColor="text1"/>
          <w:lang w:val="en-GB"/>
        </w:rPr>
        <w:t xml:space="preserve"> with </w:t>
      </w:r>
      <w:r w:rsidR="00D02E00" w:rsidRPr="00217C3F">
        <w:rPr>
          <w:i w:val="0"/>
          <w:iCs w:val="0"/>
          <w:color w:val="000000" w:themeColor="text1"/>
          <w:lang w:val="en-GB"/>
        </w:rPr>
        <w:t>boronic acids</w:t>
      </w:r>
      <w:r w:rsidR="00D42B63" w:rsidRPr="00217C3F">
        <w:rPr>
          <w:i w:val="0"/>
          <w:iCs w:val="0"/>
          <w:color w:val="000000" w:themeColor="text1"/>
          <w:lang w:val="en-GB"/>
        </w:rPr>
        <w:t xml:space="preserve">. </w:t>
      </w:r>
      <w:r w:rsidR="00D42B63" w:rsidRPr="00217C3F">
        <w:rPr>
          <w:b/>
          <w:bCs/>
          <w:i w:val="0"/>
          <w:iCs w:val="0"/>
          <w:color w:val="000000" w:themeColor="text1"/>
          <w:lang w:val="en-GB"/>
        </w:rPr>
        <w:t>b</w:t>
      </w:r>
      <w:r w:rsidR="00D42B63" w:rsidRPr="00217C3F">
        <w:rPr>
          <w:i w:val="0"/>
          <w:iCs w:val="0"/>
          <w:color w:val="000000" w:themeColor="text1"/>
          <w:lang w:val="en-GB"/>
        </w:rPr>
        <w:t xml:space="preserve">, </w:t>
      </w:r>
      <w:r w:rsidR="0047640C" w:rsidRPr="00217C3F">
        <w:rPr>
          <w:i w:val="0"/>
          <w:iCs w:val="0"/>
          <w:color w:val="000000" w:themeColor="text1"/>
          <w:lang w:val="en-GB"/>
        </w:rPr>
        <w:t xml:space="preserve">Macrocyclic ring formation via ring closing metathesis of </w:t>
      </w:r>
      <w:proofErr w:type="spellStart"/>
      <w:r w:rsidR="0047640C" w:rsidRPr="00217C3F">
        <w:rPr>
          <w:i w:val="0"/>
          <w:iCs w:val="0"/>
          <w:color w:val="000000" w:themeColor="text1"/>
          <w:lang w:val="en-GB"/>
        </w:rPr>
        <w:t>multisubstituted</w:t>
      </w:r>
      <w:proofErr w:type="spellEnd"/>
      <w:r w:rsidR="0047640C" w:rsidRPr="00217C3F">
        <w:rPr>
          <w:i w:val="0"/>
          <w:iCs w:val="0"/>
          <w:color w:val="000000" w:themeColor="text1"/>
          <w:lang w:val="en-GB"/>
        </w:rPr>
        <w:t xml:space="preserve"> </w:t>
      </w:r>
      <w:proofErr w:type="spellStart"/>
      <w:r w:rsidR="0047640C" w:rsidRPr="00217C3F">
        <w:rPr>
          <w:i w:val="0"/>
          <w:iCs w:val="0"/>
          <w:color w:val="000000" w:themeColor="text1"/>
          <w:lang w:val="en-GB"/>
        </w:rPr>
        <w:t>chloroarenes</w:t>
      </w:r>
      <w:proofErr w:type="spellEnd"/>
      <w:r w:rsidR="0047640C" w:rsidRPr="00217C3F">
        <w:rPr>
          <w:i w:val="0"/>
          <w:iCs w:val="0"/>
          <w:color w:val="000000" w:themeColor="text1"/>
          <w:lang w:val="en-GB"/>
        </w:rPr>
        <w:t>.</w:t>
      </w:r>
      <w:r w:rsidR="00382C82">
        <w:rPr>
          <w:i w:val="0"/>
          <w:iCs w:val="0"/>
          <w:color w:val="000000" w:themeColor="text1"/>
          <w:lang w:val="en-GB"/>
        </w:rPr>
        <w:t xml:space="preserve"> </w:t>
      </w:r>
    </w:p>
    <w:p w14:paraId="1F0152B5" w14:textId="77777777" w:rsidR="00A858BB" w:rsidRPr="006821DF" w:rsidRDefault="00A858BB" w:rsidP="006821DF">
      <w:pPr>
        <w:pStyle w:val="af8"/>
        <w:keepNext/>
        <w:rPr>
          <w:color w:val="auto"/>
        </w:rPr>
      </w:pPr>
    </w:p>
    <w:p w14:paraId="62932D40" w14:textId="52B7014D" w:rsidR="00FD4830" w:rsidRPr="003D133D" w:rsidRDefault="00FD4830" w:rsidP="00002762">
      <w:pPr>
        <w:spacing w:line="360" w:lineRule="auto"/>
        <w:rPr>
          <w:rFonts w:eastAsia="宋体" w:cs="Times New Roman"/>
          <w:color w:val="000000" w:themeColor="text1"/>
        </w:rPr>
      </w:pPr>
    </w:p>
    <w:sectPr w:rsidR="00FD4830" w:rsidRPr="003D133D" w:rsidSect="009C6967">
      <w:footerReference w:type="even" r:id="rId19"/>
      <w:footerReference w:type="default" r:id="rId20"/>
      <w:pgSz w:w="12240" w:h="15840"/>
      <w:pgMar w:top="1440" w:right="1440" w:bottom="1440" w:left="1440" w:header="720" w:footer="720" w:gutter="0"/>
      <w:lnNumType w:countBy="5"/>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Yee Lin Phang" w:date="2026-04-20T09:33:00Z" w:initials="YP">
    <w:p w14:paraId="1C663F35" w14:textId="77777777" w:rsidR="00E641C7" w:rsidRDefault="00E641C7" w:rsidP="00E641C7">
      <w:r>
        <w:rPr>
          <w:rStyle w:val="af9"/>
        </w:rPr>
        <w:annotationRef/>
      </w:r>
      <w:r>
        <w:rPr>
          <w:rFonts w:hint="eastAsia"/>
          <w:sz w:val="20"/>
          <w:szCs w:val="20"/>
        </w:rPr>
        <w:t>这里需要加个</w:t>
      </w:r>
      <w:r>
        <w:rPr>
          <w:sz w:val="20"/>
          <w:szCs w:val="20"/>
        </w:rPr>
        <w:t>radical</w:t>
      </w:r>
      <w:r>
        <w:rPr>
          <w:rFonts w:hint="eastAsia"/>
          <w:sz w:val="20"/>
          <w:szCs w:val="20"/>
        </w:rPr>
        <w:t>吗？</w:t>
      </w:r>
    </w:p>
  </w:comment>
  <w:comment w:id="1" w:author="Hong Xin" w:date="2026-05-11T13:40:00Z" w:initials="HX">
    <w:p w14:paraId="7CDE0321" w14:textId="76ED9EDE" w:rsidR="00367DBC" w:rsidRDefault="00367DBC">
      <w:pPr>
        <w:pStyle w:val="afa"/>
      </w:pPr>
      <w:r>
        <w:rPr>
          <w:rStyle w:val="af9"/>
        </w:rPr>
        <w:annotationRef/>
      </w:r>
      <w:r>
        <w:rPr>
          <w:rFonts w:hint="eastAsia"/>
        </w:rPr>
        <w:t>我觉得加了更好，我加了。</w:t>
      </w:r>
    </w:p>
  </w:comment>
  <w:comment w:id="5" w:author="Yee Lin Phang" w:date="2026-04-20T09:39:00Z" w:initials="YP">
    <w:p w14:paraId="637768B5" w14:textId="77777777" w:rsidR="00041D21" w:rsidRDefault="00FA1A5D" w:rsidP="00041D21">
      <w:r>
        <w:rPr>
          <w:rStyle w:val="af9"/>
        </w:rPr>
        <w:annotationRef/>
      </w:r>
      <w:r w:rsidR="00041D21">
        <w:rPr>
          <w:rFonts w:hint="eastAsia"/>
          <w:sz w:val="20"/>
          <w:szCs w:val="20"/>
        </w:rPr>
        <w:t>这些词会不会太抽象</w:t>
      </w:r>
      <w:r w:rsidR="00041D21">
        <w:rPr>
          <w:sz w:val="20"/>
          <w:szCs w:val="20"/>
        </w:rPr>
        <w:t>?</w:t>
      </w:r>
    </w:p>
  </w:comment>
  <w:comment w:id="6" w:author="Hong Xin" w:date="2026-05-11T13:52:00Z" w:initials="HX">
    <w:p w14:paraId="0051255E" w14:textId="15564218" w:rsidR="008E52BD" w:rsidRDefault="008E52BD">
      <w:pPr>
        <w:pStyle w:val="afa"/>
        <w:rPr>
          <w:rFonts w:hint="eastAsia"/>
        </w:rPr>
      </w:pPr>
      <w:r>
        <w:rPr>
          <w:rStyle w:val="af9"/>
        </w:rPr>
        <w:annotationRef/>
      </w:r>
      <w:r>
        <w:rPr>
          <w:rFonts w:hint="eastAsia"/>
        </w:rPr>
        <w:t>修改成了更符合合成化学习惯的表述</w:t>
      </w:r>
    </w:p>
  </w:comment>
  <w:comment w:id="9" w:author="Yee Lin Phang" w:date="2026-04-20T11:34:00Z" w:initials="YP">
    <w:p w14:paraId="1AC8867F" w14:textId="77777777" w:rsidR="00E7763F" w:rsidRDefault="006D286B" w:rsidP="00E7763F">
      <w:r>
        <w:rPr>
          <w:rStyle w:val="af9"/>
        </w:rPr>
        <w:annotationRef/>
      </w:r>
      <w:r w:rsidR="00E7763F">
        <w:rPr>
          <w:rFonts w:hint="eastAsia"/>
          <w:sz w:val="20"/>
          <w:szCs w:val="20"/>
        </w:rPr>
        <w:t>前面的句子是不是没有这方面的铺垫，使有些</w:t>
      </w:r>
      <w:proofErr w:type="gramStart"/>
      <w:r w:rsidR="00E7763F">
        <w:rPr>
          <w:rFonts w:hint="eastAsia"/>
          <w:sz w:val="20"/>
          <w:szCs w:val="20"/>
        </w:rPr>
        <w:t>概念读</w:t>
      </w:r>
      <w:proofErr w:type="gramEnd"/>
      <w:r w:rsidR="00E7763F">
        <w:rPr>
          <w:rFonts w:hint="eastAsia"/>
          <w:sz w:val="20"/>
          <w:szCs w:val="20"/>
        </w:rPr>
        <w:t>起来比较抽象，如是怎么样的</w:t>
      </w:r>
      <w:r w:rsidR="00E7763F">
        <w:rPr>
          <w:sz w:val="20"/>
          <w:szCs w:val="20"/>
        </w:rPr>
        <w:t>chemical order, bottom-up</w:t>
      </w:r>
      <w:r w:rsidR="00E7763F">
        <w:rPr>
          <w:rFonts w:hint="eastAsia"/>
          <w:sz w:val="20"/>
          <w:szCs w:val="20"/>
        </w:rPr>
        <w:t>指的是什么？</w:t>
      </w:r>
    </w:p>
  </w:comment>
  <w:comment w:id="10" w:author="Hong Xin" w:date="2026-05-11T13:50:00Z" w:initials="HX">
    <w:p w14:paraId="31902F6A" w14:textId="3A6F6B09" w:rsidR="003E4548" w:rsidRDefault="003E4548">
      <w:pPr>
        <w:pStyle w:val="afa"/>
      </w:pPr>
      <w:r>
        <w:rPr>
          <w:rStyle w:val="af9"/>
        </w:rPr>
        <w:annotationRef/>
      </w:r>
      <w:r>
        <w:rPr>
          <w:rFonts w:hint="eastAsia"/>
        </w:rPr>
        <w:t>修改了</w:t>
      </w:r>
    </w:p>
  </w:comment>
  <w:comment w:id="14" w:author="Yee Lin Phang" w:date="2026-04-20T11:51:00Z" w:initials="YP">
    <w:p w14:paraId="038FC49B" w14:textId="77777777" w:rsidR="00F721FE" w:rsidRDefault="00663C73" w:rsidP="00F721FE">
      <w:r>
        <w:rPr>
          <w:rStyle w:val="af9"/>
        </w:rPr>
        <w:annotationRef/>
      </w:r>
      <w:r w:rsidR="00F721FE">
        <w:rPr>
          <w:rFonts w:hint="eastAsia"/>
          <w:sz w:val="20"/>
          <w:szCs w:val="20"/>
        </w:rPr>
        <w:t>这个描述我觉得有点奇怪，因为这个不是大家的共识？</w:t>
      </w:r>
    </w:p>
  </w:comment>
  <w:comment w:id="15" w:author="Hong Xin" w:date="2026-05-11T14:25:00Z" w:initials="HX">
    <w:p w14:paraId="0A0551C9" w14:textId="074EECE4" w:rsidR="00991752" w:rsidRDefault="00991752">
      <w:pPr>
        <w:pStyle w:val="afa"/>
        <w:rPr>
          <w:rFonts w:hint="eastAsia"/>
        </w:rPr>
      </w:pPr>
      <w:r>
        <w:rPr>
          <w:rStyle w:val="af9"/>
        </w:rPr>
        <w:annotationRef/>
      </w:r>
      <w:r>
        <w:rPr>
          <w:rFonts w:hint="eastAsia"/>
        </w:rPr>
        <w:t>这样改了改，意思还得是这个意思，只是多说了几个词</w:t>
      </w:r>
    </w:p>
  </w:comment>
  <w:comment w:id="16" w:author="Hong Xin" w:date="2026-04-02T13:37:00Z" w:initials="HX">
    <w:p w14:paraId="42F17044" w14:textId="0B38BBCA" w:rsidR="00DC6490" w:rsidRDefault="00DC6490">
      <w:pPr>
        <w:pStyle w:val="afa"/>
      </w:pPr>
      <w:r>
        <w:rPr>
          <w:rStyle w:val="af9"/>
        </w:rPr>
        <w:annotationRef/>
      </w:r>
      <w:r>
        <w:rPr>
          <w:rFonts w:hint="eastAsia"/>
        </w:rPr>
        <w:t>M</w:t>
      </w:r>
      <w:r>
        <w:t>L</w:t>
      </w:r>
      <w:r>
        <w:rPr>
          <w:rFonts w:hint="eastAsia"/>
        </w:rPr>
        <w:t>引文</w:t>
      </w:r>
      <w:r>
        <w:rPr>
          <w:rFonts w:hint="eastAsia"/>
        </w:rPr>
        <w:t>1</w:t>
      </w:r>
      <w:r>
        <w:rPr>
          <w:rFonts w:hint="eastAsia"/>
        </w:rPr>
        <w:t>：</w:t>
      </w:r>
      <w:r>
        <w:rPr>
          <w:rFonts w:hint="eastAsia"/>
        </w:rPr>
        <w:t xml:space="preserve"> </w:t>
      </w:r>
      <w:r>
        <w:rPr>
          <w:b/>
          <w:bCs/>
        </w:rPr>
        <w:t xml:space="preserve">AI for Chemistry/ML </w:t>
      </w:r>
      <w:r>
        <w:rPr>
          <w:b/>
          <w:bCs/>
        </w:rPr>
        <w:t>反应发现的综述或里程碑文章</w:t>
      </w:r>
      <w:r>
        <w:rPr>
          <w:b/>
          <w:bCs/>
        </w:rPr>
        <w:t>]</w:t>
      </w:r>
      <w:r>
        <w:t>。</w:t>
      </w:r>
      <w:r>
        <w:t>"</w:t>
      </w:r>
    </w:p>
  </w:comment>
  <w:comment w:id="17" w:author="Hong Xin" w:date="2026-04-02T13:38:00Z" w:initials="HX">
    <w:p w14:paraId="02FF0C73" w14:textId="02F82474" w:rsidR="00DC6490" w:rsidRDefault="00DC6490" w:rsidP="00DC6490">
      <w:pPr>
        <w:pStyle w:val="afa"/>
      </w:pPr>
      <w:r>
        <w:rPr>
          <w:rStyle w:val="af9"/>
        </w:rPr>
        <w:annotationRef/>
      </w:r>
      <w:r>
        <w:rPr>
          <w:rFonts w:hint="eastAsia"/>
        </w:rPr>
        <w:t>M</w:t>
      </w:r>
      <w:r>
        <w:t>L</w:t>
      </w:r>
      <w:r>
        <w:rPr>
          <w:rFonts w:hint="eastAsia"/>
        </w:rPr>
        <w:t>引文</w:t>
      </w:r>
      <w:r>
        <w:t>2</w:t>
      </w:r>
      <w:r>
        <w:rPr>
          <w:rFonts w:hint="eastAsia"/>
        </w:rPr>
        <w:t>：</w:t>
      </w:r>
      <w:r>
        <w:rPr>
          <w:rFonts w:hint="eastAsia"/>
        </w:rPr>
        <w:t xml:space="preserve"> </w:t>
      </w:r>
      <w:r>
        <w:t>贝叶斯优化、自动实验室</w:t>
      </w:r>
      <w:r>
        <w:t>/</w:t>
      </w:r>
      <w:r>
        <w:t>闭环实验的经典文献</w:t>
      </w:r>
      <w:r>
        <w:rPr>
          <w:rFonts w:hint="eastAsia"/>
        </w:rPr>
        <w:t xml:space="preserve"> </w:t>
      </w:r>
      <w:r>
        <w:t>。</w:t>
      </w:r>
      <w:r>
        <w:rPr>
          <w:rFonts w:hint="eastAsia"/>
        </w:rPr>
        <w:t xml:space="preserve"> </w:t>
      </w:r>
      <w:proofErr w:type="gramStart"/>
      <w:r>
        <w:t>D</w:t>
      </w:r>
      <w:r>
        <w:rPr>
          <w:rFonts w:hint="eastAsia"/>
        </w:rPr>
        <w:t>oyle</w:t>
      </w:r>
      <w:r>
        <w:t xml:space="preserve"> ,</w:t>
      </w:r>
      <w:proofErr w:type="gramEnd"/>
      <w:r>
        <w:t xml:space="preserve"> </w:t>
      </w:r>
      <w:proofErr w:type="spellStart"/>
      <w:r>
        <w:t>Grzybowski</w:t>
      </w:r>
      <w:proofErr w:type="spellEnd"/>
      <w:r>
        <w:t>, Burke"</w:t>
      </w:r>
    </w:p>
    <w:p w14:paraId="158988EB" w14:textId="58566F9E" w:rsidR="00DC6490" w:rsidRPr="00DC6490" w:rsidRDefault="00DC6490">
      <w:pPr>
        <w:pStyle w:val="afa"/>
      </w:pPr>
    </w:p>
  </w:comment>
  <w:comment w:id="18" w:author="Yee Lin Phang" w:date="2026-04-20T13:02:00Z" w:initials="YP">
    <w:p w14:paraId="766B6EAE" w14:textId="2516E781" w:rsidR="001B0346" w:rsidRDefault="005E2656" w:rsidP="001B0346">
      <w:r>
        <w:rPr>
          <w:rStyle w:val="af9"/>
        </w:rPr>
        <w:annotationRef/>
      </w:r>
      <w:r w:rsidR="001B0346">
        <w:rPr>
          <w:rFonts w:hint="eastAsia"/>
          <w:sz w:val="20"/>
          <w:szCs w:val="20"/>
        </w:rPr>
        <w:t>这里的</w:t>
      </w:r>
      <w:r w:rsidR="001B0346">
        <w:rPr>
          <w:sz w:val="20"/>
          <w:szCs w:val="20"/>
        </w:rPr>
        <w:t xml:space="preserve">chemical order, search order </w:t>
      </w:r>
      <w:r w:rsidR="001B0346">
        <w:rPr>
          <w:rFonts w:hint="eastAsia"/>
          <w:sz w:val="20"/>
          <w:szCs w:val="20"/>
        </w:rPr>
        <w:t>和</w:t>
      </w:r>
      <w:r w:rsidR="001B0346">
        <w:rPr>
          <w:sz w:val="20"/>
          <w:szCs w:val="20"/>
        </w:rPr>
        <w:t xml:space="preserve"> bottom-up discovery</w:t>
      </w:r>
      <w:r w:rsidR="001B0346">
        <w:rPr>
          <w:rFonts w:hint="eastAsia"/>
          <w:sz w:val="20"/>
          <w:szCs w:val="20"/>
        </w:rPr>
        <w:t>的概念不太清晰？</w:t>
      </w:r>
    </w:p>
  </w:comment>
  <w:comment w:id="20" w:author="Yee Lin Phang" w:date="2026-04-20T13:12:00Z" w:initials="YP">
    <w:p w14:paraId="00BA2E43" w14:textId="77777777" w:rsidR="00B37EB5" w:rsidRDefault="000D6FC3" w:rsidP="00B37EB5">
      <w:r>
        <w:rPr>
          <w:rStyle w:val="af9"/>
        </w:rPr>
        <w:annotationRef/>
      </w:r>
      <w:r w:rsidR="00B37EB5">
        <w:rPr>
          <w:sz w:val="20"/>
          <w:szCs w:val="20"/>
        </w:rPr>
        <w:t xml:space="preserve">Selection Next </w:t>
      </w:r>
      <w:r w:rsidR="00B37EB5">
        <w:rPr>
          <w:rFonts w:hint="eastAsia"/>
          <w:sz w:val="20"/>
          <w:szCs w:val="20"/>
        </w:rPr>
        <w:t>指的是什么？</w:t>
      </w:r>
    </w:p>
  </w:comment>
  <w:comment w:id="21" w:author="Yee Lin Phang" w:date="2026-04-20T13:15:00Z" w:initials="YP">
    <w:p w14:paraId="5088C027" w14:textId="04A635F5" w:rsidR="00496814" w:rsidRDefault="00496814" w:rsidP="00496814">
      <w:r>
        <w:rPr>
          <w:rStyle w:val="af9"/>
        </w:rPr>
        <w:annotationRef/>
      </w:r>
      <w:r>
        <w:rPr>
          <w:sz w:val="20"/>
          <w:szCs w:val="20"/>
        </w:rPr>
        <w:t xml:space="preserve">Para-activate </w:t>
      </w:r>
      <w:r>
        <w:rPr>
          <w:rFonts w:hint="eastAsia"/>
          <w:sz w:val="20"/>
          <w:szCs w:val="20"/>
        </w:rPr>
        <w:t>应该</w:t>
      </w:r>
      <w:r>
        <w:rPr>
          <w:rFonts w:hint="eastAsia"/>
          <w:sz w:val="20"/>
          <w:szCs w:val="20"/>
        </w:rPr>
        <w:t xml:space="preserve"> </w:t>
      </w:r>
      <w:r>
        <w:rPr>
          <w:sz w:val="20"/>
          <w:szCs w:val="20"/>
        </w:rPr>
        <w:t>para-activation?</w:t>
      </w:r>
    </w:p>
  </w:comment>
  <w:comment w:id="22" w:author="Hong Xin" w:date="2026-05-11T14:29:00Z" w:initials="HX">
    <w:p w14:paraId="452907A6" w14:textId="38DD6D8C" w:rsidR="009F7606" w:rsidRDefault="009F7606">
      <w:pPr>
        <w:pStyle w:val="afa"/>
        <w:rPr>
          <w:rFonts w:hint="eastAsia"/>
        </w:rPr>
      </w:pPr>
      <w:r>
        <w:rPr>
          <w:rStyle w:val="af9"/>
        </w:rPr>
        <w:annotationRef/>
      </w:r>
      <w:r>
        <w:rPr>
          <w:rFonts w:hint="eastAsia"/>
        </w:rPr>
        <w:t>这个词的小问题确定了板式之后统一修改</w:t>
      </w:r>
    </w:p>
  </w:comment>
  <w:comment w:id="24" w:author="Yee Lin Phang" w:date="2026-04-20T13:19:00Z" w:initials="YP">
    <w:p w14:paraId="420E6F92" w14:textId="77777777" w:rsidR="00F93CE9" w:rsidRDefault="00F93CE9" w:rsidP="00F93CE9">
      <w:r>
        <w:rPr>
          <w:rStyle w:val="af9"/>
        </w:rPr>
        <w:annotationRef/>
      </w:r>
      <w:r>
        <w:rPr>
          <w:rFonts w:hint="eastAsia"/>
          <w:sz w:val="20"/>
          <w:szCs w:val="20"/>
        </w:rPr>
        <w:t>前面需要补充路易斯碱</w:t>
      </w:r>
      <w:r>
        <w:rPr>
          <w:sz w:val="20"/>
          <w:szCs w:val="20"/>
        </w:rPr>
        <w:t>-</w:t>
      </w:r>
      <w:r>
        <w:rPr>
          <w:rFonts w:hint="eastAsia"/>
          <w:sz w:val="20"/>
          <w:szCs w:val="20"/>
        </w:rPr>
        <w:t>硼自由基在</w:t>
      </w:r>
      <w:r>
        <w:rPr>
          <w:sz w:val="20"/>
          <w:szCs w:val="20"/>
        </w:rPr>
        <w:t>C-X</w:t>
      </w:r>
      <w:r>
        <w:rPr>
          <w:rFonts w:hint="eastAsia"/>
          <w:sz w:val="20"/>
          <w:szCs w:val="20"/>
        </w:rPr>
        <w:t>键活化的一两句背景吗？</w:t>
      </w:r>
    </w:p>
  </w:comment>
  <w:comment w:id="25" w:author="Hong Xin" w:date="2026-05-11T14:33:00Z" w:initials="HX">
    <w:p w14:paraId="722C269C" w14:textId="2FE942E3" w:rsidR="00DC2D94" w:rsidRDefault="00DC2D94">
      <w:pPr>
        <w:pStyle w:val="afa"/>
        <w:rPr>
          <w:rFonts w:hint="eastAsia"/>
        </w:rPr>
      </w:pPr>
      <w:r>
        <w:rPr>
          <w:rStyle w:val="af9"/>
        </w:rPr>
        <w:annotationRef/>
      </w:r>
      <w:r>
        <w:rPr>
          <w:rFonts w:hint="eastAsia"/>
        </w:rPr>
        <w:t>修改了</w:t>
      </w:r>
    </w:p>
  </w:comment>
  <w:comment w:id="26" w:author="Yee Lin Phang" w:date="2026-04-20T13:18:00Z" w:initials="YP">
    <w:p w14:paraId="4822FC40" w14:textId="77777777" w:rsidR="00F93CE9" w:rsidRDefault="00F93CE9" w:rsidP="00F93CE9">
      <w:r>
        <w:rPr>
          <w:rStyle w:val="af9"/>
        </w:rPr>
        <w:annotationRef/>
      </w:r>
      <w:r>
        <w:rPr>
          <w:rFonts w:hint="eastAsia"/>
          <w:sz w:val="20"/>
          <w:szCs w:val="20"/>
        </w:rPr>
        <w:t>这里指的是什么？</w:t>
      </w:r>
    </w:p>
  </w:comment>
  <w:comment w:id="27" w:author="Hong Xin" w:date="2026-05-11T14:34:00Z" w:initials="HX">
    <w:p w14:paraId="26B074AE" w14:textId="588C009B" w:rsidR="00DC2D94" w:rsidRDefault="00DC2D94">
      <w:pPr>
        <w:pStyle w:val="afa"/>
      </w:pPr>
      <w:r>
        <w:rPr>
          <w:rStyle w:val="af9"/>
        </w:rPr>
        <w:annotationRef/>
      </w:r>
      <w:proofErr w:type="spellStart"/>
      <w:r>
        <w:t>Reagnt</w:t>
      </w:r>
      <w:proofErr w:type="spellEnd"/>
      <w:r>
        <w:t>?</w:t>
      </w:r>
    </w:p>
  </w:comment>
  <w:comment w:id="28" w:author="Yee Lin Phang" w:date="2026-04-20T13:19:00Z" w:initials="YP">
    <w:p w14:paraId="207BAA30" w14:textId="77777777" w:rsidR="00F93CE9" w:rsidRDefault="00F93CE9" w:rsidP="00F93CE9">
      <w:r>
        <w:rPr>
          <w:rStyle w:val="af9"/>
        </w:rPr>
        <w:annotationRef/>
      </w:r>
      <w:r>
        <w:rPr>
          <w:rFonts w:hint="eastAsia"/>
          <w:sz w:val="20"/>
          <w:szCs w:val="20"/>
        </w:rPr>
        <w:t>同上</w:t>
      </w:r>
    </w:p>
  </w:comment>
  <w:comment w:id="29" w:author="Yee Lin Phang" w:date="2026-04-20T13:23:00Z" w:initials="YP">
    <w:p w14:paraId="47021197" w14:textId="77777777" w:rsidR="00560AC7" w:rsidRDefault="00560AC7" w:rsidP="00560AC7">
      <w:r>
        <w:rPr>
          <w:rStyle w:val="af9"/>
        </w:rPr>
        <w:annotationRef/>
      </w:r>
      <w:r>
        <w:rPr>
          <w:rFonts w:hint="eastAsia"/>
          <w:sz w:val="20"/>
          <w:szCs w:val="20"/>
        </w:rPr>
        <w:t>和图显示的不一致</w:t>
      </w:r>
    </w:p>
  </w:comment>
  <w:comment w:id="30" w:author="Yee Lin Phang" w:date="2026-04-20T13:53:00Z" w:initials="YP">
    <w:p w14:paraId="6E18D6F7" w14:textId="77777777" w:rsidR="00925143" w:rsidRDefault="002039FE" w:rsidP="00925143">
      <w:r>
        <w:rPr>
          <w:rStyle w:val="af9"/>
        </w:rPr>
        <w:annotationRef/>
      </w:r>
      <w:r w:rsidR="00925143">
        <w:rPr>
          <w:rFonts w:hint="eastAsia"/>
          <w:sz w:val="20"/>
          <w:szCs w:val="20"/>
        </w:rPr>
        <w:t>这句话我们后面补充一下各个试剂的作用，我们这里要不要大概画一个实验过程的猜想，让别人理解反应是怎么发生的，然后</w:t>
      </w:r>
      <w:r w:rsidR="00925143">
        <w:rPr>
          <w:rFonts w:hint="eastAsia"/>
          <w:sz w:val="20"/>
          <w:szCs w:val="20"/>
        </w:rPr>
        <w:t xml:space="preserve"> </w:t>
      </w:r>
      <w:r w:rsidR="00925143">
        <w:rPr>
          <w:rFonts w:hint="eastAsia"/>
          <w:sz w:val="20"/>
          <w:szCs w:val="20"/>
        </w:rPr>
        <w:t>引用</w:t>
      </w:r>
      <w:r w:rsidR="00925143">
        <w:rPr>
          <w:rFonts w:hint="eastAsia"/>
          <w:sz w:val="20"/>
          <w:szCs w:val="20"/>
        </w:rPr>
        <w:t xml:space="preserve"> </w:t>
      </w:r>
      <w:r w:rsidR="00925143">
        <w:rPr>
          <w:sz w:val="20"/>
          <w:szCs w:val="20"/>
        </w:rPr>
        <w:t xml:space="preserve">SI </w:t>
      </w:r>
      <w:r w:rsidR="00925143">
        <w:rPr>
          <w:rFonts w:hint="eastAsia"/>
          <w:sz w:val="20"/>
          <w:szCs w:val="20"/>
        </w:rPr>
        <w:t>补充的一些机理实验结果。</w:t>
      </w:r>
    </w:p>
  </w:comment>
  <w:comment w:id="31" w:author="Hong Xin" w:date="2026-05-11T14:34:00Z" w:initials="HX">
    <w:p w14:paraId="29152335" w14:textId="48BE2151" w:rsidR="00166BFE" w:rsidRDefault="00166BFE">
      <w:pPr>
        <w:pStyle w:val="afa"/>
        <w:rPr>
          <w:rFonts w:hint="eastAsia"/>
        </w:rPr>
      </w:pPr>
      <w:r>
        <w:rPr>
          <w:rStyle w:val="af9"/>
        </w:rPr>
        <w:annotationRef/>
      </w:r>
      <w:r w:rsidR="00B315D8">
        <w:rPr>
          <w:rFonts w:hint="eastAsia"/>
        </w:rPr>
        <w:t>要修改跟机理呼应一下，先把机理讲讲，再讲</w:t>
      </w:r>
      <w:r w:rsidR="00B315D8">
        <w:rPr>
          <w:rFonts w:hint="eastAsia"/>
        </w:rPr>
        <w:t>space</w:t>
      </w:r>
      <w:r w:rsidR="00B315D8">
        <w:rPr>
          <w:rFonts w:hint="eastAsia"/>
        </w:rPr>
        <w:t>。</w:t>
      </w:r>
    </w:p>
  </w:comment>
  <w:comment w:id="33" w:author="Yee Lin Phang" w:date="2026-04-20T17:02:00Z" w:initials="YP">
    <w:p w14:paraId="37E19281" w14:textId="77777777" w:rsidR="00925143" w:rsidRDefault="00925143" w:rsidP="00925143">
      <w:r>
        <w:rPr>
          <w:rStyle w:val="af9"/>
        </w:rPr>
        <w:annotationRef/>
      </w:r>
      <w:r>
        <w:rPr>
          <w:sz w:val="20"/>
          <w:szCs w:val="20"/>
        </w:rPr>
        <w:t>A</w:t>
      </w:r>
      <w:r>
        <w:rPr>
          <w:rFonts w:hint="eastAsia"/>
          <w:sz w:val="20"/>
          <w:szCs w:val="20"/>
        </w:rPr>
        <w:t>的反应式下边大概画一下机理过程，然后才到</w:t>
      </w:r>
      <w:r>
        <w:rPr>
          <w:sz w:val="20"/>
          <w:szCs w:val="20"/>
        </w:rPr>
        <w:t>reaction space</w:t>
      </w:r>
      <w:r>
        <w:rPr>
          <w:rFonts w:hint="eastAsia"/>
          <w:sz w:val="20"/>
          <w:szCs w:val="20"/>
        </w:rPr>
        <w:t>会更清楚一点吗？</w:t>
      </w:r>
    </w:p>
  </w:comment>
  <w:comment w:id="34" w:author="Hong Xin" w:date="2026-04-01T10:05:00Z" w:initials="HX">
    <w:p w14:paraId="4094CBB3" w14:textId="70A4E00C" w:rsidR="002F1ACF" w:rsidRDefault="002F1ACF">
      <w:pPr>
        <w:pStyle w:val="afa"/>
      </w:pPr>
      <w:r>
        <w:rPr>
          <w:rStyle w:val="af9"/>
        </w:rPr>
        <w:annotationRef/>
      </w:r>
      <w:r>
        <w:rPr>
          <w:rFonts w:hint="eastAsia"/>
        </w:rPr>
        <w:t>需要一个表达模型反应和合成空间的</w:t>
      </w:r>
      <w:r>
        <w:rPr>
          <w:rFonts w:hint="eastAsia"/>
        </w:rPr>
        <w:t>A</w:t>
      </w:r>
    </w:p>
  </w:comment>
  <w:comment w:id="35" w:author="Hong Xin" w:date="2026-04-02T13:45:00Z" w:initials="HX">
    <w:p w14:paraId="02E9FFBF" w14:textId="7B9D10FD" w:rsidR="00301713" w:rsidRDefault="00301713">
      <w:pPr>
        <w:pStyle w:val="afa"/>
      </w:pPr>
      <w:r>
        <w:rPr>
          <w:rStyle w:val="af9"/>
        </w:rPr>
        <w:annotationRef/>
      </w:r>
      <w:r>
        <w:rPr>
          <w:rFonts w:hint="eastAsia"/>
        </w:rPr>
        <w:t>D</w:t>
      </w:r>
      <w:r>
        <w:t>FT</w:t>
      </w:r>
      <w:r>
        <w:rPr>
          <w:rFonts w:hint="eastAsia"/>
        </w:rPr>
        <w:t>方法基组的脚注</w:t>
      </w:r>
    </w:p>
  </w:comment>
  <w:comment w:id="36" w:author="Hong Xin" w:date="2026-04-02T13:43:00Z" w:initials="HX">
    <w:p w14:paraId="034DDC1B" w14:textId="6897795C" w:rsidR="00301713" w:rsidRDefault="00301713" w:rsidP="00301713">
      <w:pPr>
        <w:pStyle w:val="afa"/>
      </w:pPr>
      <w:r>
        <w:rPr>
          <w:rStyle w:val="af9"/>
        </w:rPr>
        <w:annotationRef/>
      </w:r>
      <w:r>
        <w:rPr>
          <w:rFonts w:hint="eastAsia"/>
        </w:rPr>
        <w:t>M</w:t>
      </w:r>
      <w:r>
        <w:t>L</w:t>
      </w:r>
      <w:r>
        <w:rPr>
          <w:rFonts w:hint="eastAsia"/>
        </w:rPr>
        <w:t>引文</w:t>
      </w:r>
      <w:r>
        <w:t>3</w:t>
      </w:r>
      <w:r>
        <w:rPr>
          <w:rFonts w:hint="eastAsia"/>
        </w:rPr>
        <w:t>：</w:t>
      </w:r>
      <w:r>
        <w:rPr>
          <w:rFonts w:hint="eastAsia"/>
        </w:rPr>
        <w:t xml:space="preserve"> </w:t>
      </w:r>
      <w:proofErr w:type="spellStart"/>
      <w:r>
        <w:t>Sigman</w:t>
      </w:r>
      <w:proofErr w:type="spellEnd"/>
      <w:r>
        <w:t xml:space="preserve"> </w:t>
      </w:r>
      <w:r>
        <w:rPr>
          <w:rFonts w:hint="eastAsia"/>
        </w:rPr>
        <w:t>和</w:t>
      </w:r>
      <w:r>
        <w:t xml:space="preserve"> Doyle </w:t>
      </w:r>
      <w:r>
        <w:t>团队关于</w:t>
      </w:r>
      <w:r>
        <w:rPr>
          <w:rFonts w:hint="eastAsia"/>
        </w:rPr>
        <w:t>物理有机描述符应用的两篇</w:t>
      </w:r>
      <w:r>
        <w:rPr>
          <w:rFonts w:hint="eastAsia"/>
        </w:rPr>
        <w:t xml:space="preserve"> </w:t>
      </w:r>
      <w:r>
        <w:rPr>
          <w:rFonts w:hint="eastAsia"/>
        </w:rPr>
        <w:t>经典文献</w:t>
      </w:r>
    </w:p>
    <w:p w14:paraId="37C0610A" w14:textId="6A578649" w:rsidR="00301713" w:rsidRDefault="00301713">
      <w:pPr>
        <w:pStyle w:val="afa"/>
      </w:pPr>
    </w:p>
  </w:comment>
  <w:comment w:id="38" w:author="Hong Xin" w:date="2026-04-02T13:44:00Z" w:initials="HX">
    <w:p w14:paraId="13B4A38C" w14:textId="7D4B2BE2" w:rsidR="00301713" w:rsidRDefault="00301713">
      <w:pPr>
        <w:pStyle w:val="afa"/>
      </w:pPr>
      <w:r>
        <w:rPr>
          <w:rStyle w:val="af9"/>
        </w:rPr>
        <w:annotationRef/>
      </w:r>
      <w:proofErr w:type="spellStart"/>
      <w:r>
        <w:rPr>
          <w:rFonts w:hint="eastAsia"/>
        </w:rPr>
        <w:t>Catboost</w:t>
      </w:r>
      <w:proofErr w:type="spellEnd"/>
      <w:r>
        <w:rPr>
          <w:rFonts w:hint="eastAsia"/>
        </w:rPr>
        <w:t>算法文献</w:t>
      </w:r>
    </w:p>
  </w:comment>
  <w:comment w:id="39" w:author="Hong Xin" w:date="2026-04-02T13:44:00Z" w:initials="HX">
    <w:p w14:paraId="793AA102" w14:textId="32702014" w:rsidR="00301713" w:rsidRPr="00301713" w:rsidRDefault="00301713" w:rsidP="00301713">
      <w:pPr>
        <w:pStyle w:val="afa"/>
        <w:rPr>
          <w:b/>
        </w:rPr>
      </w:pPr>
      <w:r w:rsidRPr="00301713">
        <w:rPr>
          <w:rStyle w:val="af9"/>
          <w:b/>
        </w:rPr>
        <w:annotationRef/>
      </w:r>
      <w:r w:rsidRPr="00301713">
        <w:rPr>
          <w:rStyle w:val="af"/>
          <w:b w:val="0"/>
        </w:rPr>
        <w:t xml:space="preserve">UCB acquisition  </w:t>
      </w:r>
      <w:r w:rsidRPr="00301713">
        <w:rPr>
          <w:rStyle w:val="af"/>
          <w:rFonts w:hint="eastAsia"/>
          <w:b w:val="0"/>
        </w:rPr>
        <w:t>在化学优化中应用的文献</w:t>
      </w:r>
    </w:p>
  </w:comment>
  <w:comment w:id="40" w:author="Yee Lin Phang" w:date="2026-04-20T14:01:00Z" w:initials="YP">
    <w:p w14:paraId="7928D90E" w14:textId="77777777" w:rsidR="00806755" w:rsidRDefault="00806755" w:rsidP="00806755">
      <w:r>
        <w:rPr>
          <w:rStyle w:val="af9"/>
        </w:rPr>
        <w:annotationRef/>
      </w:r>
      <w:r>
        <w:rPr>
          <w:rFonts w:hint="eastAsia"/>
          <w:sz w:val="20"/>
          <w:szCs w:val="20"/>
        </w:rPr>
        <w:t>和图不一致</w:t>
      </w:r>
    </w:p>
  </w:comment>
  <w:comment w:id="41" w:author="Hong Xin" w:date="2026-05-11T14:38:00Z" w:initials="HX">
    <w:p w14:paraId="73A47D54" w14:textId="77777777" w:rsidR="00B315D8" w:rsidRDefault="00B315D8" w:rsidP="00B315D8">
      <w:pPr>
        <w:pStyle w:val="afa"/>
      </w:pPr>
      <w:r>
        <w:rPr>
          <w:rStyle w:val="af9"/>
        </w:rPr>
        <w:annotationRef/>
      </w:r>
      <w:r>
        <w:rPr>
          <w:rStyle w:val="af9"/>
        </w:rPr>
        <w:annotationRef/>
      </w:r>
      <w:r>
        <w:rPr>
          <w:rFonts w:hint="eastAsia"/>
        </w:rPr>
        <w:t>嘉琪核对</w:t>
      </w:r>
    </w:p>
    <w:p w14:paraId="14275019" w14:textId="43387944" w:rsidR="00B315D8" w:rsidRDefault="00B315D8">
      <w:pPr>
        <w:pStyle w:val="afa"/>
      </w:pPr>
    </w:p>
  </w:comment>
  <w:comment w:id="42" w:author="Yee Lin Phang" w:date="2026-04-20T15:31:00Z" w:initials="YP">
    <w:p w14:paraId="57DE49FC" w14:textId="77777777" w:rsidR="001769C7" w:rsidRDefault="001769C7" w:rsidP="001769C7">
      <w:r>
        <w:rPr>
          <w:rStyle w:val="af9"/>
        </w:rPr>
        <w:annotationRef/>
      </w:r>
      <w:r>
        <w:rPr>
          <w:rFonts w:hint="eastAsia"/>
          <w:sz w:val="20"/>
          <w:szCs w:val="20"/>
        </w:rPr>
        <w:t>条件和图的不一致？</w:t>
      </w:r>
    </w:p>
  </w:comment>
  <w:comment w:id="43" w:author="Hong Xin" w:date="2026-05-11T14:38:00Z" w:initials="HX">
    <w:p w14:paraId="380B2E1E" w14:textId="77777777" w:rsidR="00B315D8" w:rsidRDefault="00B315D8" w:rsidP="00B315D8">
      <w:pPr>
        <w:pStyle w:val="afa"/>
      </w:pPr>
      <w:r>
        <w:rPr>
          <w:rStyle w:val="af9"/>
        </w:rPr>
        <w:annotationRef/>
      </w:r>
      <w:r>
        <w:rPr>
          <w:rStyle w:val="af9"/>
        </w:rPr>
        <w:annotationRef/>
      </w:r>
      <w:r>
        <w:rPr>
          <w:rFonts w:hint="eastAsia"/>
        </w:rPr>
        <w:t>嘉琪核对</w:t>
      </w:r>
    </w:p>
    <w:p w14:paraId="280A8E47" w14:textId="380109BE" w:rsidR="00B315D8" w:rsidRDefault="00B315D8">
      <w:pPr>
        <w:pStyle w:val="afa"/>
      </w:pPr>
    </w:p>
  </w:comment>
  <w:comment w:id="44" w:author="Yee Lin Phang" w:date="2026-04-20T15:33:00Z" w:initials="YP">
    <w:p w14:paraId="6B1E9E23" w14:textId="77777777" w:rsidR="001F33B0" w:rsidRDefault="00114179" w:rsidP="001F33B0">
      <w:r>
        <w:rPr>
          <w:rStyle w:val="af9"/>
        </w:rPr>
        <w:annotationRef/>
      </w:r>
      <w:r w:rsidR="001F33B0">
        <w:rPr>
          <w:rFonts w:hint="eastAsia"/>
          <w:sz w:val="20"/>
          <w:szCs w:val="20"/>
        </w:rPr>
        <w:t>图中是</w:t>
      </w:r>
      <w:r w:rsidR="001F33B0">
        <w:rPr>
          <w:sz w:val="20"/>
          <w:szCs w:val="20"/>
        </w:rPr>
        <w:t>66%</w:t>
      </w:r>
      <w:r w:rsidR="001F33B0">
        <w:rPr>
          <w:rFonts w:hint="eastAsia"/>
          <w:sz w:val="20"/>
          <w:szCs w:val="20"/>
        </w:rPr>
        <w:t>产率</w:t>
      </w:r>
    </w:p>
  </w:comment>
  <w:comment w:id="45" w:author="Hong Xin" w:date="2026-05-11T14:38:00Z" w:initials="HX">
    <w:p w14:paraId="1EA4A4E5" w14:textId="3D259D3A" w:rsidR="00B315D8" w:rsidRDefault="00B315D8">
      <w:pPr>
        <w:pStyle w:val="afa"/>
      </w:pPr>
      <w:r>
        <w:rPr>
          <w:rStyle w:val="af9"/>
        </w:rPr>
        <w:annotationRef/>
      </w:r>
      <w:r>
        <w:rPr>
          <w:rFonts w:hint="eastAsia"/>
        </w:rPr>
        <w:t>嘉琪核对</w:t>
      </w:r>
    </w:p>
  </w:comment>
  <w:comment w:id="47" w:author="Hong Xin" w:date="2026-04-02T10:33:00Z" w:initials="HX">
    <w:p w14:paraId="38789B3E" w14:textId="3EFF155E" w:rsidR="00064639" w:rsidRDefault="00064639">
      <w:pPr>
        <w:pStyle w:val="afa"/>
      </w:pPr>
      <w:r>
        <w:rPr>
          <w:rStyle w:val="af9"/>
        </w:rPr>
        <w:annotationRef/>
      </w:r>
      <w:r>
        <w:rPr>
          <w:rFonts w:hint="eastAsia"/>
        </w:rPr>
        <w:t>这样的实验结果可以有吗？</w:t>
      </w:r>
    </w:p>
  </w:comment>
  <w:comment w:id="51" w:author="Hong Xin" w:date="2026-04-02T10:55:00Z" w:initials="HX">
    <w:p w14:paraId="5C535B90" w14:textId="10829FE8" w:rsidR="0096755C" w:rsidRDefault="0096755C">
      <w:pPr>
        <w:pStyle w:val="afa"/>
      </w:pPr>
      <w:r>
        <w:rPr>
          <w:rStyle w:val="af9"/>
        </w:rPr>
        <w:annotationRef/>
      </w:r>
      <w:r>
        <w:rPr>
          <w:rFonts w:hint="eastAsia"/>
        </w:rPr>
        <w:t>统一成</w:t>
      </w:r>
      <w:r>
        <w:rPr>
          <w:rFonts w:hint="eastAsia"/>
        </w:rPr>
        <w:t>condition</w:t>
      </w:r>
      <w:r>
        <w:t>123</w:t>
      </w:r>
      <w:r>
        <w:rPr>
          <w:rFonts w:hint="eastAsia"/>
        </w:rPr>
        <w:t>？</w:t>
      </w:r>
    </w:p>
  </w:comment>
  <w:comment w:id="54" w:author="Yee Lin Phang" w:date="2026-04-20T16:02:00Z" w:initials="YP">
    <w:p w14:paraId="323EFB68" w14:textId="77777777" w:rsidR="001F33B0" w:rsidRDefault="001F33B0" w:rsidP="001F33B0">
      <w:r>
        <w:rPr>
          <w:rStyle w:val="af9"/>
        </w:rPr>
        <w:annotationRef/>
      </w:r>
      <w:r>
        <w:rPr>
          <w:rFonts w:hint="eastAsia"/>
          <w:sz w:val="20"/>
          <w:szCs w:val="20"/>
        </w:rPr>
        <w:t>这个图考虑</w:t>
      </w:r>
      <w:proofErr w:type="gramStart"/>
      <w:r>
        <w:rPr>
          <w:rFonts w:hint="eastAsia"/>
          <w:sz w:val="20"/>
          <w:szCs w:val="20"/>
        </w:rPr>
        <w:t>删</w:t>
      </w:r>
      <w:proofErr w:type="gramEnd"/>
      <w:r>
        <w:rPr>
          <w:rFonts w:hint="eastAsia"/>
          <w:sz w:val="20"/>
          <w:szCs w:val="20"/>
        </w:rPr>
        <w:t>了或者放</w:t>
      </w:r>
      <w:r>
        <w:rPr>
          <w:sz w:val="20"/>
          <w:szCs w:val="20"/>
        </w:rPr>
        <w:t>SI</w:t>
      </w:r>
      <w:r>
        <w:rPr>
          <w:rFonts w:hint="eastAsia"/>
          <w:sz w:val="20"/>
          <w:szCs w:val="20"/>
        </w:rPr>
        <w:t>？</w:t>
      </w:r>
    </w:p>
  </w:comment>
  <w:comment w:id="55" w:author="Hong Xin" w:date="2026-05-11T14:21:00Z" w:initials="HX">
    <w:p w14:paraId="7DB1B028" w14:textId="098339E5" w:rsidR="00991752" w:rsidRDefault="00991752">
      <w:pPr>
        <w:pStyle w:val="afa"/>
        <w:rPr>
          <w:rFonts w:hint="eastAsia"/>
        </w:rPr>
      </w:pPr>
      <w:r>
        <w:rPr>
          <w:rStyle w:val="af9"/>
        </w:rPr>
        <w:annotationRef/>
      </w:r>
      <w:r>
        <w:t>E</w:t>
      </w:r>
      <w:r>
        <w:rPr>
          <w:rFonts w:hint="eastAsia"/>
        </w:rPr>
        <w:t>xtended</w:t>
      </w:r>
      <w:r>
        <w:t xml:space="preserve"> F </w:t>
      </w:r>
      <w:r>
        <w:rPr>
          <w:rFonts w:hint="eastAsia"/>
        </w:rPr>
        <w:t>不是挺好嘛，就是干这个事情的？</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663F35" w15:done="0"/>
  <w15:commentEx w15:paraId="7CDE0321" w15:paraIdParent="1C663F35" w15:done="0"/>
  <w15:commentEx w15:paraId="637768B5" w15:done="0"/>
  <w15:commentEx w15:paraId="0051255E" w15:paraIdParent="637768B5" w15:done="0"/>
  <w15:commentEx w15:paraId="1AC8867F" w15:done="0"/>
  <w15:commentEx w15:paraId="31902F6A" w15:paraIdParent="1AC8867F" w15:done="0"/>
  <w15:commentEx w15:paraId="038FC49B" w15:done="0"/>
  <w15:commentEx w15:paraId="0A0551C9" w15:paraIdParent="038FC49B" w15:done="0"/>
  <w15:commentEx w15:paraId="42F17044" w15:done="0"/>
  <w15:commentEx w15:paraId="158988EB" w15:done="0"/>
  <w15:commentEx w15:paraId="766B6EAE" w15:done="0"/>
  <w15:commentEx w15:paraId="00BA2E43" w15:done="0"/>
  <w15:commentEx w15:paraId="5088C027" w15:paraIdParent="00BA2E43" w15:done="0"/>
  <w15:commentEx w15:paraId="452907A6" w15:paraIdParent="00BA2E43" w15:done="0"/>
  <w15:commentEx w15:paraId="420E6F92" w15:done="0"/>
  <w15:commentEx w15:paraId="722C269C" w15:paraIdParent="420E6F92" w15:done="0"/>
  <w15:commentEx w15:paraId="4822FC40" w15:done="0"/>
  <w15:commentEx w15:paraId="26B074AE" w15:paraIdParent="4822FC40" w15:done="0"/>
  <w15:commentEx w15:paraId="207BAA30" w15:done="0"/>
  <w15:commentEx w15:paraId="47021197" w15:done="0"/>
  <w15:commentEx w15:paraId="6E18D6F7" w15:paraIdParent="47021197" w15:done="0"/>
  <w15:commentEx w15:paraId="29152335" w15:paraIdParent="47021197" w15:done="0"/>
  <w15:commentEx w15:paraId="37E19281" w15:done="0"/>
  <w15:commentEx w15:paraId="4094CBB3" w15:done="0"/>
  <w15:commentEx w15:paraId="02E9FFBF" w15:done="0"/>
  <w15:commentEx w15:paraId="37C0610A" w15:done="0"/>
  <w15:commentEx w15:paraId="13B4A38C" w15:done="0"/>
  <w15:commentEx w15:paraId="793AA102" w15:done="0"/>
  <w15:commentEx w15:paraId="7928D90E" w15:done="0"/>
  <w15:commentEx w15:paraId="14275019" w15:paraIdParent="7928D90E" w15:done="0"/>
  <w15:commentEx w15:paraId="57DE49FC" w15:done="0"/>
  <w15:commentEx w15:paraId="280A8E47" w15:paraIdParent="57DE49FC" w15:done="0"/>
  <w15:commentEx w15:paraId="6B1E9E23" w15:done="0"/>
  <w15:commentEx w15:paraId="1EA4A4E5" w15:paraIdParent="6B1E9E23" w15:done="0"/>
  <w15:commentEx w15:paraId="38789B3E" w15:done="0"/>
  <w15:commentEx w15:paraId="5C535B90" w15:done="0"/>
  <w15:commentEx w15:paraId="323EFB68" w15:done="0"/>
  <w15:commentEx w15:paraId="7DB1B028" w15:paraIdParent="323EFB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6E1AE7" w16cex:dateUtc="2026-04-20T01:33:00Z"/>
  <w16cex:commentExtensible w16cex:durableId="78581A60" w16cex:dateUtc="2026-04-20T01:39:00Z"/>
  <w16cex:commentExtensible w16cex:durableId="1E2945DA" w16cex:dateUtc="2026-04-20T03:34:00Z"/>
  <w16cex:commentExtensible w16cex:durableId="5954FC4D" w16cex:dateUtc="2026-04-20T03:51:00Z"/>
  <w16cex:commentExtensible w16cex:durableId="078132E9" w16cex:dateUtc="2026-04-20T05:02:00Z"/>
  <w16cex:commentExtensible w16cex:durableId="6823F685" w16cex:dateUtc="2026-04-20T05:12:00Z"/>
  <w16cex:commentExtensible w16cex:durableId="4B7FC3FA" w16cex:dateUtc="2026-04-20T05:15:00Z"/>
  <w16cex:commentExtensible w16cex:durableId="057EE42B" w16cex:dateUtc="2026-04-20T05:19:00Z"/>
  <w16cex:commentExtensible w16cex:durableId="31711E53" w16cex:dateUtc="2026-04-20T05:18:00Z"/>
  <w16cex:commentExtensible w16cex:durableId="2B953EE1" w16cex:dateUtc="2026-04-20T05:19:00Z"/>
  <w16cex:commentExtensible w16cex:durableId="7A956259" w16cex:dateUtc="2026-04-20T05:23:00Z"/>
  <w16cex:commentExtensible w16cex:durableId="6F865D87" w16cex:dateUtc="2026-04-20T05:53:00Z"/>
  <w16cex:commentExtensible w16cex:durableId="5C9253D6" w16cex:dateUtc="2026-04-20T09:02:00Z"/>
  <w16cex:commentExtensible w16cex:durableId="619437D2" w16cex:dateUtc="2026-04-20T06:01:00Z"/>
  <w16cex:commentExtensible w16cex:durableId="2D23962F" w16cex:dateUtc="2026-04-20T07:31:00Z"/>
  <w16cex:commentExtensible w16cex:durableId="04508A3C" w16cex:dateUtc="2026-04-20T07:33:00Z"/>
  <w16cex:commentExtensible w16cex:durableId="73AB4829" w16cex:dateUtc="2026-04-20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663F35" w16cid:durableId="2F6E1AE7"/>
  <w16cid:commentId w16cid:paraId="637768B5" w16cid:durableId="78581A60"/>
  <w16cid:commentId w16cid:paraId="1AC8867F" w16cid:durableId="1E2945DA"/>
  <w16cid:commentId w16cid:paraId="038FC49B" w16cid:durableId="5954FC4D"/>
  <w16cid:commentId w16cid:paraId="42F17044" w16cid:durableId="42F17044"/>
  <w16cid:commentId w16cid:paraId="158988EB" w16cid:durableId="158988EB"/>
  <w16cid:commentId w16cid:paraId="766B6EAE" w16cid:durableId="078132E9"/>
  <w16cid:commentId w16cid:paraId="00BA2E43" w16cid:durableId="6823F685"/>
  <w16cid:commentId w16cid:paraId="5088C027" w16cid:durableId="4B7FC3FA"/>
  <w16cid:commentId w16cid:paraId="420E6F92" w16cid:durableId="057EE42B"/>
  <w16cid:commentId w16cid:paraId="4822FC40" w16cid:durableId="31711E53"/>
  <w16cid:commentId w16cid:paraId="207BAA30" w16cid:durableId="2B953EE1"/>
  <w16cid:commentId w16cid:paraId="47021197" w16cid:durableId="7A956259"/>
  <w16cid:commentId w16cid:paraId="6E18D6F7" w16cid:durableId="6F865D87"/>
  <w16cid:commentId w16cid:paraId="37E19281" w16cid:durableId="5C9253D6"/>
  <w16cid:commentId w16cid:paraId="4094CBB3" w16cid:durableId="4094CBB3"/>
  <w16cid:commentId w16cid:paraId="02E9FFBF" w16cid:durableId="02E9FFBF"/>
  <w16cid:commentId w16cid:paraId="37C0610A" w16cid:durableId="37C0610A"/>
  <w16cid:commentId w16cid:paraId="13B4A38C" w16cid:durableId="13B4A38C"/>
  <w16cid:commentId w16cid:paraId="793AA102" w16cid:durableId="793AA102"/>
  <w16cid:commentId w16cid:paraId="7928D90E" w16cid:durableId="619437D2"/>
  <w16cid:commentId w16cid:paraId="57DE49FC" w16cid:durableId="2D23962F"/>
  <w16cid:commentId w16cid:paraId="6B1E9E23" w16cid:durableId="04508A3C"/>
  <w16cid:commentId w16cid:paraId="38789B3E" w16cid:durableId="38789B3E"/>
  <w16cid:commentId w16cid:paraId="5C535B90" w16cid:durableId="5C535B90"/>
  <w16cid:commentId w16cid:paraId="323EFB68" w16cid:durableId="73AB482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9217CE" w14:textId="77777777" w:rsidR="00911989" w:rsidRDefault="00911989" w:rsidP="003A6CCF">
      <w:pPr>
        <w:spacing w:after="0" w:line="240" w:lineRule="auto"/>
      </w:pPr>
      <w:r>
        <w:separator/>
      </w:r>
    </w:p>
  </w:endnote>
  <w:endnote w:type="continuationSeparator" w:id="0">
    <w:p w14:paraId="7637D547" w14:textId="77777777" w:rsidR="00911989" w:rsidRDefault="00911989" w:rsidP="003A6CCF">
      <w:pPr>
        <w:spacing w:after="0" w:line="240" w:lineRule="auto"/>
      </w:pPr>
      <w:r>
        <w:continuationSeparator/>
      </w:r>
    </w:p>
  </w:endnote>
  <w:endnote w:type="continuationNotice" w:id="1">
    <w:p w14:paraId="699CA1C2" w14:textId="77777777" w:rsidR="00911989" w:rsidRDefault="009119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205539523"/>
      <w:docPartObj>
        <w:docPartGallery w:val="Page Numbers (Bottom of Page)"/>
        <w:docPartUnique/>
      </w:docPartObj>
    </w:sdtPr>
    <w:sdtEndPr>
      <w:rPr>
        <w:rStyle w:val="af3"/>
      </w:rPr>
    </w:sdtEndPr>
    <w:sdtContent>
      <w:p w14:paraId="4512CEF3" w14:textId="5236DFF1" w:rsidR="003A6CCF" w:rsidRDefault="003A6CCF">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EE54A5">
          <w:rPr>
            <w:rStyle w:val="af3"/>
            <w:noProof/>
          </w:rPr>
          <w:t>1</w:t>
        </w:r>
        <w:r>
          <w:rPr>
            <w:rStyle w:val="af3"/>
          </w:rPr>
          <w:fldChar w:fldCharType="end"/>
        </w:r>
      </w:p>
    </w:sdtContent>
  </w:sdt>
  <w:p w14:paraId="1E4480ED" w14:textId="77777777" w:rsidR="003A6CCF" w:rsidRDefault="003A6CCF">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922378211"/>
      <w:docPartObj>
        <w:docPartGallery w:val="Page Numbers (Bottom of Page)"/>
        <w:docPartUnique/>
      </w:docPartObj>
    </w:sdtPr>
    <w:sdtEndPr>
      <w:rPr>
        <w:rStyle w:val="af3"/>
      </w:rPr>
    </w:sdtEndPr>
    <w:sdtContent>
      <w:p w14:paraId="215B30D8" w14:textId="4941DC81" w:rsidR="003A6CCF" w:rsidRDefault="003A6CCF">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BB3A33">
          <w:rPr>
            <w:rStyle w:val="af3"/>
            <w:noProof/>
          </w:rPr>
          <w:t>5</w:t>
        </w:r>
        <w:r>
          <w:rPr>
            <w:rStyle w:val="af3"/>
          </w:rPr>
          <w:fldChar w:fldCharType="end"/>
        </w:r>
      </w:p>
    </w:sdtContent>
  </w:sdt>
  <w:p w14:paraId="27C3E5FF" w14:textId="77777777" w:rsidR="003A6CCF" w:rsidRDefault="003A6CCF">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C2C290" w14:textId="77777777" w:rsidR="00911989" w:rsidRDefault="00911989" w:rsidP="003A6CCF">
      <w:pPr>
        <w:spacing w:after="0" w:line="240" w:lineRule="auto"/>
      </w:pPr>
      <w:r>
        <w:separator/>
      </w:r>
    </w:p>
  </w:footnote>
  <w:footnote w:type="continuationSeparator" w:id="0">
    <w:p w14:paraId="6FB6B5B8" w14:textId="77777777" w:rsidR="00911989" w:rsidRDefault="00911989" w:rsidP="003A6CCF">
      <w:pPr>
        <w:spacing w:after="0" w:line="240" w:lineRule="auto"/>
      </w:pPr>
      <w:r>
        <w:continuationSeparator/>
      </w:r>
    </w:p>
  </w:footnote>
  <w:footnote w:type="continuationNotice" w:id="1">
    <w:p w14:paraId="1F29D65B" w14:textId="77777777" w:rsidR="00911989" w:rsidRDefault="00911989">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C4703"/>
    <w:multiLevelType w:val="hybridMultilevel"/>
    <w:tmpl w:val="4DA4FE2C"/>
    <w:lvl w:ilvl="0" w:tplc="E41478D0">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B7017"/>
    <w:multiLevelType w:val="hybridMultilevel"/>
    <w:tmpl w:val="9C222960"/>
    <w:lvl w:ilvl="0" w:tplc="9A2C21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8C620C"/>
    <w:multiLevelType w:val="multilevel"/>
    <w:tmpl w:val="6A2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D0FB5"/>
    <w:multiLevelType w:val="hybridMultilevel"/>
    <w:tmpl w:val="A3D6E6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8D1446"/>
    <w:multiLevelType w:val="multilevel"/>
    <w:tmpl w:val="07E8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07543"/>
    <w:multiLevelType w:val="multilevel"/>
    <w:tmpl w:val="C582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338CC"/>
    <w:multiLevelType w:val="multilevel"/>
    <w:tmpl w:val="5AB4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4"/>
  </w:num>
  <w:num w:numId="5">
    <w:abstractNumId w:val="1"/>
  </w:num>
  <w:num w:numId="6">
    <w:abstractNumId w:val="0"/>
  </w:num>
  <w:num w:numId="7">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ee Lin Phang">
    <w15:presenceInfo w15:providerId="Windows Live" w15:userId="dbb3083f96bb2ee0"/>
  </w15:person>
  <w15:person w15:author="Hong Xin">
    <w15:presenceInfo w15:providerId="Windows Live" w15:userId="fee944170ab150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5x2zsaeb50e2uedr255sarz0x90z5rxvdav&quot;&gt;AL-driven radical dechlorination&lt;record-ids&gt;&lt;item&gt;1&lt;/item&gt;&lt;item&gt;3&lt;/item&gt;&lt;item&gt;4&lt;/item&gt;&lt;item&gt;10&lt;/item&gt;&lt;/record-ids&gt;&lt;/item&gt;&lt;/Libraries&gt;"/>
  </w:docVars>
  <w:rsids>
    <w:rsidRoot w:val="00590958"/>
    <w:rsid w:val="000009B8"/>
    <w:rsid w:val="00000CE6"/>
    <w:rsid w:val="00001881"/>
    <w:rsid w:val="0000234C"/>
    <w:rsid w:val="00002762"/>
    <w:rsid w:val="00002B3B"/>
    <w:rsid w:val="00003B6D"/>
    <w:rsid w:val="00005328"/>
    <w:rsid w:val="00005697"/>
    <w:rsid w:val="00006570"/>
    <w:rsid w:val="000101F6"/>
    <w:rsid w:val="00011C16"/>
    <w:rsid w:val="000123B1"/>
    <w:rsid w:val="00012423"/>
    <w:rsid w:val="000131AC"/>
    <w:rsid w:val="0001382C"/>
    <w:rsid w:val="00016E97"/>
    <w:rsid w:val="00017478"/>
    <w:rsid w:val="00020D24"/>
    <w:rsid w:val="00022153"/>
    <w:rsid w:val="00022F8B"/>
    <w:rsid w:val="0002374F"/>
    <w:rsid w:val="0002453B"/>
    <w:rsid w:val="000245C2"/>
    <w:rsid w:val="00025980"/>
    <w:rsid w:val="00027C7C"/>
    <w:rsid w:val="00030FFE"/>
    <w:rsid w:val="00031799"/>
    <w:rsid w:val="000321F7"/>
    <w:rsid w:val="000328D1"/>
    <w:rsid w:val="000341AD"/>
    <w:rsid w:val="00034E88"/>
    <w:rsid w:val="0004031C"/>
    <w:rsid w:val="00040ADF"/>
    <w:rsid w:val="00041D21"/>
    <w:rsid w:val="00042879"/>
    <w:rsid w:val="00042D55"/>
    <w:rsid w:val="00043EB7"/>
    <w:rsid w:val="0004515A"/>
    <w:rsid w:val="000453E8"/>
    <w:rsid w:val="000455C2"/>
    <w:rsid w:val="0005077A"/>
    <w:rsid w:val="00050891"/>
    <w:rsid w:val="00050D9F"/>
    <w:rsid w:val="00052981"/>
    <w:rsid w:val="00054341"/>
    <w:rsid w:val="000549C5"/>
    <w:rsid w:val="00054AC6"/>
    <w:rsid w:val="00054F18"/>
    <w:rsid w:val="00054F24"/>
    <w:rsid w:val="00055DF5"/>
    <w:rsid w:val="000564DC"/>
    <w:rsid w:val="00056D57"/>
    <w:rsid w:val="000570DC"/>
    <w:rsid w:val="000604A3"/>
    <w:rsid w:val="00061656"/>
    <w:rsid w:val="000620CB"/>
    <w:rsid w:val="00063F53"/>
    <w:rsid w:val="00064137"/>
    <w:rsid w:val="00064639"/>
    <w:rsid w:val="00067511"/>
    <w:rsid w:val="000677A6"/>
    <w:rsid w:val="000711A5"/>
    <w:rsid w:val="0007208C"/>
    <w:rsid w:val="000728FE"/>
    <w:rsid w:val="00072CBA"/>
    <w:rsid w:val="000770F5"/>
    <w:rsid w:val="00077946"/>
    <w:rsid w:val="000804D9"/>
    <w:rsid w:val="000805F5"/>
    <w:rsid w:val="00080CCF"/>
    <w:rsid w:val="00081919"/>
    <w:rsid w:val="00081995"/>
    <w:rsid w:val="000823CD"/>
    <w:rsid w:val="0008283A"/>
    <w:rsid w:val="00082EAD"/>
    <w:rsid w:val="000839E5"/>
    <w:rsid w:val="00083A43"/>
    <w:rsid w:val="000860E0"/>
    <w:rsid w:val="00086207"/>
    <w:rsid w:val="0008791F"/>
    <w:rsid w:val="000905C0"/>
    <w:rsid w:val="000905DE"/>
    <w:rsid w:val="00092391"/>
    <w:rsid w:val="000940B5"/>
    <w:rsid w:val="00094906"/>
    <w:rsid w:val="00095336"/>
    <w:rsid w:val="00095415"/>
    <w:rsid w:val="0009594E"/>
    <w:rsid w:val="00095B4C"/>
    <w:rsid w:val="00095EFF"/>
    <w:rsid w:val="00097BBD"/>
    <w:rsid w:val="000A07C7"/>
    <w:rsid w:val="000A086F"/>
    <w:rsid w:val="000A0AF7"/>
    <w:rsid w:val="000A15A4"/>
    <w:rsid w:val="000A3FFA"/>
    <w:rsid w:val="000A4040"/>
    <w:rsid w:val="000A45D7"/>
    <w:rsid w:val="000A4723"/>
    <w:rsid w:val="000A6089"/>
    <w:rsid w:val="000B019E"/>
    <w:rsid w:val="000B02D9"/>
    <w:rsid w:val="000B0621"/>
    <w:rsid w:val="000B0853"/>
    <w:rsid w:val="000B0A2F"/>
    <w:rsid w:val="000B1176"/>
    <w:rsid w:val="000B136E"/>
    <w:rsid w:val="000B1ADB"/>
    <w:rsid w:val="000B202D"/>
    <w:rsid w:val="000B3154"/>
    <w:rsid w:val="000B7BBF"/>
    <w:rsid w:val="000C2E54"/>
    <w:rsid w:val="000C3581"/>
    <w:rsid w:val="000C4795"/>
    <w:rsid w:val="000C4AE0"/>
    <w:rsid w:val="000C4C1E"/>
    <w:rsid w:val="000C5B21"/>
    <w:rsid w:val="000C7725"/>
    <w:rsid w:val="000D0627"/>
    <w:rsid w:val="000D1405"/>
    <w:rsid w:val="000D1871"/>
    <w:rsid w:val="000D1E7E"/>
    <w:rsid w:val="000D3090"/>
    <w:rsid w:val="000D395F"/>
    <w:rsid w:val="000D4DD6"/>
    <w:rsid w:val="000D5090"/>
    <w:rsid w:val="000D581A"/>
    <w:rsid w:val="000D6FC3"/>
    <w:rsid w:val="000E1DF1"/>
    <w:rsid w:val="000E1E70"/>
    <w:rsid w:val="000E2A6C"/>
    <w:rsid w:val="000E3BFB"/>
    <w:rsid w:val="000E3F80"/>
    <w:rsid w:val="000E442F"/>
    <w:rsid w:val="000E6ABD"/>
    <w:rsid w:val="000E711E"/>
    <w:rsid w:val="000E7C94"/>
    <w:rsid w:val="000F08D6"/>
    <w:rsid w:val="000F0BDD"/>
    <w:rsid w:val="000F4860"/>
    <w:rsid w:val="000F5E1E"/>
    <w:rsid w:val="000F6955"/>
    <w:rsid w:val="000F7901"/>
    <w:rsid w:val="00100048"/>
    <w:rsid w:val="0010079B"/>
    <w:rsid w:val="001017B2"/>
    <w:rsid w:val="00102809"/>
    <w:rsid w:val="00102834"/>
    <w:rsid w:val="00103316"/>
    <w:rsid w:val="00104A12"/>
    <w:rsid w:val="0010532F"/>
    <w:rsid w:val="001054F3"/>
    <w:rsid w:val="001079C7"/>
    <w:rsid w:val="00111533"/>
    <w:rsid w:val="00111AE6"/>
    <w:rsid w:val="00114117"/>
    <w:rsid w:val="0011411A"/>
    <w:rsid w:val="00114179"/>
    <w:rsid w:val="00114404"/>
    <w:rsid w:val="00115E18"/>
    <w:rsid w:val="00115F47"/>
    <w:rsid w:val="00116BEB"/>
    <w:rsid w:val="001170DD"/>
    <w:rsid w:val="0011732F"/>
    <w:rsid w:val="00117956"/>
    <w:rsid w:val="00117C25"/>
    <w:rsid w:val="00120305"/>
    <w:rsid w:val="00120E9D"/>
    <w:rsid w:val="0012210F"/>
    <w:rsid w:val="00122C5C"/>
    <w:rsid w:val="00122CDE"/>
    <w:rsid w:val="00123159"/>
    <w:rsid w:val="0012362E"/>
    <w:rsid w:val="00125204"/>
    <w:rsid w:val="001269F8"/>
    <w:rsid w:val="00127456"/>
    <w:rsid w:val="0012751E"/>
    <w:rsid w:val="00127C66"/>
    <w:rsid w:val="00130972"/>
    <w:rsid w:val="00132554"/>
    <w:rsid w:val="001326C2"/>
    <w:rsid w:val="00132EF6"/>
    <w:rsid w:val="001359F0"/>
    <w:rsid w:val="00135D7F"/>
    <w:rsid w:val="00140682"/>
    <w:rsid w:val="00140A79"/>
    <w:rsid w:val="0014138C"/>
    <w:rsid w:val="001417EE"/>
    <w:rsid w:val="00141A79"/>
    <w:rsid w:val="0014368F"/>
    <w:rsid w:val="00145D55"/>
    <w:rsid w:val="00145DA5"/>
    <w:rsid w:val="00151670"/>
    <w:rsid w:val="00152143"/>
    <w:rsid w:val="0015356B"/>
    <w:rsid w:val="0015400A"/>
    <w:rsid w:val="001558A8"/>
    <w:rsid w:val="001558C3"/>
    <w:rsid w:val="00160B0E"/>
    <w:rsid w:val="00160D8F"/>
    <w:rsid w:val="00161223"/>
    <w:rsid w:val="001616EF"/>
    <w:rsid w:val="00164055"/>
    <w:rsid w:val="001653D5"/>
    <w:rsid w:val="001660CE"/>
    <w:rsid w:val="00166BD5"/>
    <w:rsid w:val="00166BFE"/>
    <w:rsid w:val="00166EF5"/>
    <w:rsid w:val="0016766E"/>
    <w:rsid w:val="00170128"/>
    <w:rsid w:val="001708F6"/>
    <w:rsid w:val="00170F1D"/>
    <w:rsid w:val="0017147C"/>
    <w:rsid w:val="00171732"/>
    <w:rsid w:val="001718E0"/>
    <w:rsid w:val="00172101"/>
    <w:rsid w:val="00172EEF"/>
    <w:rsid w:val="0017475A"/>
    <w:rsid w:val="00174979"/>
    <w:rsid w:val="00174C0A"/>
    <w:rsid w:val="001756D5"/>
    <w:rsid w:val="00175DB6"/>
    <w:rsid w:val="00176959"/>
    <w:rsid w:val="001769C7"/>
    <w:rsid w:val="001779BC"/>
    <w:rsid w:val="00177A01"/>
    <w:rsid w:val="001808D6"/>
    <w:rsid w:val="00181165"/>
    <w:rsid w:val="00181CEF"/>
    <w:rsid w:val="00181EBD"/>
    <w:rsid w:val="00182900"/>
    <w:rsid w:val="00182E65"/>
    <w:rsid w:val="00183010"/>
    <w:rsid w:val="00183606"/>
    <w:rsid w:val="0018400F"/>
    <w:rsid w:val="00184B50"/>
    <w:rsid w:val="00184CA1"/>
    <w:rsid w:val="00185187"/>
    <w:rsid w:val="00185A75"/>
    <w:rsid w:val="00186860"/>
    <w:rsid w:val="00187B28"/>
    <w:rsid w:val="00191D2A"/>
    <w:rsid w:val="00193877"/>
    <w:rsid w:val="00193B18"/>
    <w:rsid w:val="00193F7F"/>
    <w:rsid w:val="001944E6"/>
    <w:rsid w:val="00195574"/>
    <w:rsid w:val="001979D2"/>
    <w:rsid w:val="001A11C7"/>
    <w:rsid w:val="001A3DC3"/>
    <w:rsid w:val="001A4923"/>
    <w:rsid w:val="001A4BC1"/>
    <w:rsid w:val="001A51AD"/>
    <w:rsid w:val="001A5D59"/>
    <w:rsid w:val="001A6F69"/>
    <w:rsid w:val="001A71B9"/>
    <w:rsid w:val="001A757E"/>
    <w:rsid w:val="001B0346"/>
    <w:rsid w:val="001B063B"/>
    <w:rsid w:val="001B0B9D"/>
    <w:rsid w:val="001B17B8"/>
    <w:rsid w:val="001B1FA3"/>
    <w:rsid w:val="001B2460"/>
    <w:rsid w:val="001B4C43"/>
    <w:rsid w:val="001B5C06"/>
    <w:rsid w:val="001B63F9"/>
    <w:rsid w:val="001B6698"/>
    <w:rsid w:val="001B6C29"/>
    <w:rsid w:val="001B7870"/>
    <w:rsid w:val="001C209A"/>
    <w:rsid w:val="001C24E6"/>
    <w:rsid w:val="001C3283"/>
    <w:rsid w:val="001C3377"/>
    <w:rsid w:val="001C3C8D"/>
    <w:rsid w:val="001C40D8"/>
    <w:rsid w:val="001C63D1"/>
    <w:rsid w:val="001C7E06"/>
    <w:rsid w:val="001D060F"/>
    <w:rsid w:val="001D1294"/>
    <w:rsid w:val="001D1653"/>
    <w:rsid w:val="001D1A08"/>
    <w:rsid w:val="001D2977"/>
    <w:rsid w:val="001D2C38"/>
    <w:rsid w:val="001D2F65"/>
    <w:rsid w:val="001D375F"/>
    <w:rsid w:val="001D43EB"/>
    <w:rsid w:val="001D4B3E"/>
    <w:rsid w:val="001D537D"/>
    <w:rsid w:val="001D65A2"/>
    <w:rsid w:val="001D66E9"/>
    <w:rsid w:val="001E3D38"/>
    <w:rsid w:val="001E3E3E"/>
    <w:rsid w:val="001E527D"/>
    <w:rsid w:val="001E5527"/>
    <w:rsid w:val="001E6768"/>
    <w:rsid w:val="001E6FCA"/>
    <w:rsid w:val="001E7E48"/>
    <w:rsid w:val="001F0E0B"/>
    <w:rsid w:val="001F1299"/>
    <w:rsid w:val="001F1C66"/>
    <w:rsid w:val="001F222F"/>
    <w:rsid w:val="001F33B0"/>
    <w:rsid w:val="001F5CBC"/>
    <w:rsid w:val="001F710C"/>
    <w:rsid w:val="001F78A1"/>
    <w:rsid w:val="001F7BD3"/>
    <w:rsid w:val="00200863"/>
    <w:rsid w:val="002009BA"/>
    <w:rsid w:val="00201CC7"/>
    <w:rsid w:val="00202117"/>
    <w:rsid w:val="00203044"/>
    <w:rsid w:val="002039FE"/>
    <w:rsid w:val="002040AD"/>
    <w:rsid w:val="00205F49"/>
    <w:rsid w:val="002072B8"/>
    <w:rsid w:val="00207B38"/>
    <w:rsid w:val="00210E0B"/>
    <w:rsid w:val="00212071"/>
    <w:rsid w:val="002127E9"/>
    <w:rsid w:val="00212F39"/>
    <w:rsid w:val="002132F6"/>
    <w:rsid w:val="002136C7"/>
    <w:rsid w:val="00213BC4"/>
    <w:rsid w:val="00214D43"/>
    <w:rsid w:val="002172D9"/>
    <w:rsid w:val="00217C3F"/>
    <w:rsid w:val="00220138"/>
    <w:rsid w:val="00221B7A"/>
    <w:rsid w:val="00221FCF"/>
    <w:rsid w:val="00224476"/>
    <w:rsid w:val="002245ED"/>
    <w:rsid w:val="0022565E"/>
    <w:rsid w:val="002259C0"/>
    <w:rsid w:val="00225E87"/>
    <w:rsid w:val="00225FF5"/>
    <w:rsid w:val="0022625B"/>
    <w:rsid w:val="0022650D"/>
    <w:rsid w:val="00226CF7"/>
    <w:rsid w:val="002271D0"/>
    <w:rsid w:val="002310D4"/>
    <w:rsid w:val="00231FE9"/>
    <w:rsid w:val="00232125"/>
    <w:rsid w:val="00232951"/>
    <w:rsid w:val="00232CDB"/>
    <w:rsid w:val="00233A72"/>
    <w:rsid w:val="00235649"/>
    <w:rsid w:val="002365EC"/>
    <w:rsid w:val="0023726C"/>
    <w:rsid w:val="00241001"/>
    <w:rsid w:val="00241858"/>
    <w:rsid w:val="00241D58"/>
    <w:rsid w:val="00242467"/>
    <w:rsid w:val="00242532"/>
    <w:rsid w:val="00243EF6"/>
    <w:rsid w:val="00244331"/>
    <w:rsid w:val="00245FE3"/>
    <w:rsid w:val="00246178"/>
    <w:rsid w:val="00246D98"/>
    <w:rsid w:val="002509FE"/>
    <w:rsid w:val="00252001"/>
    <w:rsid w:val="00252065"/>
    <w:rsid w:val="002526B1"/>
    <w:rsid w:val="00252BAA"/>
    <w:rsid w:val="00254A4D"/>
    <w:rsid w:val="00254ADF"/>
    <w:rsid w:val="00255E00"/>
    <w:rsid w:val="00257344"/>
    <w:rsid w:val="002610F3"/>
    <w:rsid w:val="0026152C"/>
    <w:rsid w:val="002618EF"/>
    <w:rsid w:val="002619E7"/>
    <w:rsid w:val="00261C9E"/>
    <w:rsid w:val="0026228F"/>
    <w:rsid w:val="00262B87"/>
    <w:rsid w:val="0026474E"/>
    <w:rsid w:val="00264E59"/>
    <w:rsid w:val="002652CB"/>
    <w:rsid w:val="002657E7"/>
    <w:rsid w:val="00266A13"/>
    <w:rsid w:val="0026761E"/>
    <w:rsid w:val="00267B45"/>
    <w:rsid w:val="00271F57"/>
    <w:rsid w:val="00273E0D"/>
    <w:rsid w:val="00274D68"/>
    <w:rsid w:val="00276A7F"/>
    <w:rsid w:val="00277507"/>
    <w:rsid w:val="002777CA"/>
    <w:rsid w:val="00277E8B"/>
    <w:rsid w:val="002805E4"/>
    <w:rsid w:val="002814A1"/>
    <w:rsid w:val="0028186C"/>
    <w:rsid w:val="002827A9"/>
    <w:rsid w:val="00284E68"/>
    <w:rsid w:val="002860A9"/>
    <w:rsid w:val="002869EF"/>
    <w:rsid w:val="00286A88"/>
    <w:rsid w:val="00286D14"/>
    <w:rsid w:val="00287E99"/>
    <w:rsid w:val="002905E9"/>
    <w:rsid w:val="0029071C"/>
    <w:rsid w:val="0029119F"/>
    <w:rsid w:val="00292B5D"/>
    <w:rsid w:val="00293365"/>
    <w:rsid w:val="00295693"/>
    <w:rsid w:val="00295E0A"/>
    <w:rsid w:val="00296B29"/>
    <w:rsid w:val="00296F8B"/>
    <w:rsid w:val="002974C0"/>
    <w:rsid w:val="00297E09"/>
    <w:rsid w:val="002A0156"/>
    <w:rsid w:val="002A0995"/>
    <w:rsid w:val="002A0ABD"/>
    <w:rsid w:val="002A0BD0"/>
    <w:rsid w:val="002A1E06"/>
    <w:rsid w:val="002A2491"/>
    <w:rsid w:val="002A29D2"/>
    <w:rsid w:val="002A4EF0"/>
    <w:rsid w:val="002A6856"/>
    <w:rsid w:val="002A6CCD"/>
    <w:rsid w:val="002A6DCA"/>
    <w:rsid w:val="002A6E6F"/>
    <w:rsid w:val="002B2365"/>
    <w:rsid w:val="002B3523"/>
    <w:rsid w:val="002B3FAE"/>
    <w:rsid w:val="002B404C"/>
    <w:rsid w:val="002B41C0"/>
    <w:rsid w:val="002B4550"/>
    <w:rsid w:val="002B4660"/>
    <w:rsid w:val="002B5947"/>
    <w:rsid w:val="002B5D5C"/>
    <w:rsid w:val="002B6CB4"/>
    <w:rsid w:val="002B7323"/>
    <w:rsid w:val="002B7AE6"/>
    <w:rsid w:val="002C25FB"/>
    <w:rsid w:val="002C32EB"/>
    <w:rsid w:val="002C3476"/>
    <w:rsid w:val="002C437B"/>
    <w:rsid w:val="002C4F05"/>
    <w:rsid w:val="002C6339"/>
    <w:rsid w:val="002C6912"/>
    <w:rsid w:val="002C735A"/>
    <w:rsid w:val="002C7AA6"/>
    <w:rsid w:val="002C7F71"/>
    <w:rsid w:val="002D149B"/>
    <w:rsid w:val="002D2A98"/>
    <w:rsid w:val="002D2E96"/>
    <w:rsid w:val="002D3AE2"/>
    <w:rsid w:val="002D3DDB"/>
    <w:rsid w:val="002D4454"/>
    <w:rsid w:val="002D4962"/>
    <w:rsid w:val="002D49CB"/>
    <w:rsid w:val="002D4E26"/>
    <w:rsid w:val="002D4ED8"/>
    <w:rsid w:val="002D6966"/>
    <w:rsid w:val="002E0032"/>
    <w:rsid w:val="002E1665"/>
    <w:rsid w:val="002E2260"/>
    <w:rsid w:val="002E24B4"/>
    <w:rsid w:val="002E2FBD"/>
    <w:rsid w:val="002E45A6"/>
    <w:rsid w:val="002E4BF3"/>
    <w:rsid w:val="002E52B6"/>
    <w:rsid w:val="002F0F4B"/>
    <w:rsid w:val="002F10B6"/>
    <w:rsid w:val="002F15E8"/>
    <w:rsid w:val="002F1ACF"/>
    <w:rsid w:val="002F21AC"/>
    <w:rsid w:val="002F2569"/>
    <w:rsid w:val="002F312E"/>
    <w:rsid w:val="002F4A57"/>
    <w:rsid w:val="002F4B75"/>
    <w:rsid w:val="002F574B"/>
    <w:rsid w:val="002F61A8"/>
    <w:rsid w:val="002F676D"/>
    <w:rsid w:val="00300B17"/>
    <w:rsid w:val="00301713"/>
    <w:rsid w:val="00302ADB"/>
    <w:rsid w:val="00304A31"/>
    <w:rsid w:val="00305E32"/>
    <w:rsid w:val="00306B41"/>
    <w:rsid w:val="00310CFC"/>
    <w:rsid w:val="00310DC0"/>
    <w:rsid w:val="003133A0"/>
    <w:rsid w:val="003134E7"/>
    <w:rsid w:val="003137D3"/>
    <w:rsid w:val="003138E7"/>
    <w:rsid w:val="00313CAD"/>
    <w:rsid w:val="00313DBF"/>
    <w:rsid w:val="003155C9"/>
    <w:rsid w:val="00316C38"/>
    <w:rsid w:val="0032085F"/>
    <w:rsid w:val="00320B30"/>
    <w:rsid w:val="00321D4D"/>
    <w:rsid w:val="00321FD0"/>
    <w:rsid w:val="00322385"/>
    <w:rsid w:val="003231AA"/>
    <w:rsid w:val="00324260"/>
    <w:rsid w:val="00326D25"/>
    <w:rsid w:val="003276A0"/>
    <w:rsid w:val="00327DAC"/>
    <w:rsid w:val="0033127C"/>
    <w:rsid w:val="003317F7"/>
    <w:rsid w:val="00331981"/>
    <w:rsid w:val="003321CC"/>
    <w:rsid w:val="003324CF"/>
    <w:rsid w:val="00332856"/>
    <w:rsid w:val="00332B77"/>
    <w:rsid w:val="00332C4D"/>
    <w:rsid w:val="00333D67"/>
    <w:rsid w:val="00334284"/>
    <w:rsid w:val="0033481A"/>
    <w:rsid w:val="00335D74"/>
    <w:rsid w:val="0033665C"/>
    <w:rsid w:val="00336779"/>
    <w:rsid w:val="00337175"/>
    <w:rsid w:val="00337F8A"/>
    <w:rsid w:val="00340B7C"/>
    <w:rsid w:val="00340DE7"/>
    <w:rsid w:val="003427C2"/>
    <w:rsid w:val="00344A03"/>
    <w:rsid w:val="00346853"/>
    <w:rsid w:val="00346A08"/>
    <w:rsid w:val="003474ED"/>
    <w:rsid w:val="00347B7D"/>
    <w:rsid w:val="0035025B"/>
    <w:rsid w:val="00351433"/>
    <w:rsid w:val="00351C46"/>
    <w:rsid w:val="003551C6"/>
    <w:rsid w:val="00355C17"/>
    <w:rsid w:val="0035663F"/>
    <w:rsid w:val="00360109"/>
    <w:rsid w:val="00360411"/>
    <w:rsid w:val="00360C4B"/>
    <w:rsid w:val="00361AAA"/>
    <w:rsid w:val="00362178"/>
    <w:rsid w:val="00362812"/>
    <w:rsid w:val="00363331"/>
    <w:rsid w:val="00363540"/>
    <w:rsid w:val="00363605"/>
    <w:rsid w:val="00364C5F"/>
    <w:rsid w:val="003652B3"/>
    <w:rsid w:val="00366021"/>
    <w:rsid w:val="0036668F"/>
    <w:rsid w:val="003667D0"/>
    <w:rsid w:val="00366C48"/>
    <w:rsid w:val="00367DBC"/>
    <w:rsid w:val="003702B2"/>
    <w:rsid w:val="0037092A"/>
    <w:rsid w:val="00370C79"/>
    <w:rsid w:val="00372D69"/>
    <w:rsid w:val="00373EA0"/>
    <w:rsid w:val="003741CA"/>
    <w:rsid w:val="0037480F"/>
    <w:rsid w:val="00375C01"/>
    <w:rsid w:val="0037637C"/>
    <w:rsid w:val="00377745"/>
    <w:rsid w:val="003802CD"/>
    <w:rsid w:val="00380AC2"/>
    <w:rsid w:val="003818A7"/>
    <w:rsid w:val="003825F9"/>
    <w:rsid w:val="00382C82"/>
    <w:rsid w:val="003831C4"/>
    <w:rsid w:val="00383753"/>
    <w:rsid w:val="00383FF6"/>
    <w:rsid w:val="00384083"/>
    <w:rsid w:val="0038409C"/>
    <w:rsid w:val="00384F72"/>
    <w:rsid w:val="003856BA"/>
    <w:rsid w:val="00387AE9"/>
    <w:rsid w:val="00391AF7"/>
    <w:rsid w:val="003922A1"/>
    <w:rsid w:val="00392E3D"/>
    <w:rsid w:val="003933DE"/>
    <w:rsid w:val="00393D9A"/>
    <w:rsid w:val="00393DAF"/>
    <w:rsid w:val="00394293"/>
    <w:rsid w:val="003950E2"/>
    <w:rsid w:val="00395158"/>
    <w:rsid w:val="00395608"/>
    <w:rsid w:val="00395D7C"/>
    <w:rsid w:val="00396052"/>
    <w:rsid w:val="00397FB0"/>
    <w:rsid w:val="003A0E03"/>
    <w:rsid w:val="003A16FC"/>
    <w:rsid w:val="003A4F79"/>
    <w:rsid w:val="003A5156"/>
    <w:rsid w:val="003A60D3"/>
    <w:rsid w:val="003A6465"/>
    <w:rsid w:val="003A66C3"/>
    <w:rsid w:val="003A680C"/>
    <w:rsid w:val="003A6CCF"/>
    <w:rsid w:val="003A7163"/>
    <w:rsid w:val="003B1264"/>
    <w:rsid w:val="003B364B"/>
    <w:rsid w:val="003B4F2B"/>
    <w:rsid w:val="003B6614"/>
    <w:rsid w:val="003B6B93"/>
    <w:rsid w:val="003B6BAB"/>
    <w:rsid w:val="003B726F"/>
    <w:rsid w:val="003B7437"/>
    <w:rsid w:val="003C00F0"/>
    <w:rsid w:val="003C1605"/>
    <w:rsid w:val="003C1AD6"/>
    <w:rsid w:val="003C2534"/>
    <w:rsid w:val="003C2761"/>
    <w:rsid w:val="003C2916"/>
    <w:rsid w:val="003C39B5"/>
    <w:rsid w:val="003C3E95"/>
    <w:rsid w:val="003C5277"/>
    <w:rsid w:val="003C592F"/>
    <w:rsid w:val="003C6334"/>
    <w:rsid w:val="003D0BA0"/>
    <w:rsid w:val="003D133D"/>
    <w:rsid w:val="003D14AE"/>
    <w:rsid w:val="003D29AB"/>
    <w:rsid w:val="003D444A"/>
    <w:rsid w:val="003D5786"/>
    <w:rsid w:val="003D6B3B"/>
    <w:rsid w:val="003D78F8"/>
    <w:rsid w:val="003E0CE9"/>
    <w:rsid w:val="003E1199"/>
    <w:rsid w:val="003E12E9"/>
    <w:rsid w:val="003E3620"/>
    <w:rsid w:val="003E419E"/>
    <w:rsid w:val="003E4548"/>
    <w:rsid w:val="003E45BB"/>
    <w:rsid w:val="003E4F24"/>
    <w:rsid w:val="003E58FD"/>
    <w:rsid w:val="003E6B3F"/>
    <w:rsid w:val="003E6B52"/>
    <w:rsid w:val="003E7459"/>
    <w:rsid w:val="003E7D33"/>
    <w:rsid w:val="003E7DAD"/>
    <w:rsid w:val="003F0748"/>
    <w:rsid w:val="003F07E6"/>
    <w:rsid w:val="003F0E76"/>
    <w:rsid w:val="003F18E2"/>
    <w:rsid w:val="003F26C0"/>
    <w:rsid w:val="003F2702"/>
    <w:rsid w:val="003F444F"/>
    <w:rsid w:val="003F54C8"/>
    <w:rsid w:val="003F643B"/>
    <w:rsid w:val="003F6C51"/>
    <w:rsid w:val="00401A8E"/>
    <w:rsid w:val="00403D53"/>
    <w:rsid w:val="00404E26"/>
    <w:rsid w:val="00405C57"/>
    <w:rsid w:val="004060F3"/>
    <w:rsid w:val="00411E33"/>
    <w:rsid w:val="00413022"/>
    <w:rsid w:val="0041371F"/>
    <w:rsid w:val="00414AFB"/>
    <w:rsid w:val="00414E80"/>
    <w:rsid w:val="0041503C"/>
    <w:rsid w:val="004155D4"/>
    <w:rsid w:val="00416063"/>
    <w:rsid w:val="004173A1"/>
    <w:rsid w:val="00417BF7"/>
    <w:rsid w:val="00417CF7"/>
    <w:rsid w:val="0042045A"/>
    <w:rsid w:val="00421A60"/>
    <w:rsid w:val="00422439"/>
    <w:rsid w:val="0042247D"/>
    <w:rsid w:val="00424659"/>
    <w:rsid w:val="00424D85"/>
    <w:rsid w:val="0042527F"/>
    <w:rsid w:val="004255E9"/>
    <w:rsid w:val="004256F6"/>
    <w:rsid w:val="00425773"/>
    <w:rsid w:val="0042686A"/>
    <w:rsid w:val="00427405"/>
    <w:rsid w:val="00430B99"/>
    <w:rsid w:val="004310C4"/>
    <w:rsid w:val="0043147B"/>
    <w:rsid w:val="004322E6"/>
    <w:rsid w:val="004334A8"/>
    <w:rsid w:val="00433CB4"/>
    <w:rsid w:val="00434806"/>
    <w:rsid w:val="00435AEA"/>
    <w:rsid w:val="00435F4B"/>
    <w:rsid w:val="00436DF2"/>
    <w:rsid w:val="0043740E"/>
    <w:rsid w:val="004401EA"/>
    <w:rsid w:val="0044093A"/>
    <w:rsid w:val="00441065"/>
    <w:rsid w:val="00441DFA"/>
    <w:rsid w:val="0044203B"/>
    <w:rsid w:val="00442EFE"/>
    <w:rsid w:val="00445B4D"/>
    <w:rsid w:val="00446517"/>
    <w:rsid w:val="00446C35"/>
    <w:rsid w:val="00447600"/>
    <w:rsid w:val="00447B1D"/>
    <w:rsid w:val="00447FF9"/>
    <w:rsid w:val="00450F9E"/>
    <w:rsid w:val="00451658"/>
    <w:rsid w:val="00451F7A"/>
    <w:rsid w:val="004547A9"/>
    <w:rsid w:val="004559A6"/>
    <w:rsid w:val="00455AD2"/>
    <w:rsid w:val="00455DF0"/>
    <w:rsid w:val="004600E8"/>
    <w:rsid w:val="004609A6"/>
    <w:rsid w:val="00460CD6"/>
    <w:rsid w:val="00460E40"/>
    <w:rsid w:val="004612B7"/>
    <w:rsid w:val="004612F9"/>
    <w:rsid w:val="00462171"/>
    <w:rsid w:val="0046270A"/>
    <w:rsid w:val="00462891"/>
    <w:rsid w:val="00463CD7"/>
    <w:rsid w:val="004651A8"/>
    <w:rsid w:val="004655C3"/>
    <w:rsid w:val="004671B1"/>
    <w:rsid w:val="00467341"/>
    <w:rsid w:val="00467994"/>
    <w:rsid w:val="0047410A"/>
    <w:rsid w:val="00474716"/>
    <w:rsid w:val="00474C2F"/>
    <w:rsid w:val="004759F7"/>
    <w:rsid w:val="0047640C"/>
    <w:rsid w:val="0047689C"/>
    <w:rsid w:val="0047736E"/>
    <w:rsid w:val="00480688"/>
    <w:rsid w:val="0048087A"/>
    <w:rsid w:val="004814B2"/>
    <w:rsid w:val="00482E76"/>
    <w:rsid w:val="004832B3"/>
    <w:rsid w:val="004837A8"/>
    <w:rsid w:val="00484659"/>
    <w:rsid w:val="00484F9B"/>
    <w:rsid w:val="004857C5"/>
    <w:rsid w:val="00487A01"/>
    <w:rsid w:val="00487BA6"/>
    <w:rsid w:val="00487CEE"/>
    <w:rsid w:val="00490DE9"/>
    <w:rsid w:val="00491DD2"/>
    <w:rsid w:val="004933ED"/>
    <w:rsid w:val="0049368C"/>
    <w:rsid w:val="00493E99"/>
    <w:rsid w:val="00493ED2"/>
    <w:rsid w:val="00494B77"/>
    <w:rsid w:val="00494F8B"/>
    <w:rsid w:val="0049580D"/>
    <w:rsid w:val="00495B77"/>
    <w:rsid w:val="00495EAA"/>
    <w:rsid w:val="00496814"/>
    <w:rsid w:val="00496DC8"/>
    <w:rsid w:val="004972B0"/>
    <w:rsid w:val="00497ADD"/>
    <w:rsid w:val="004A1226"/>
    <w:rsid w:val="004A154F"/>
    <w:rsid w:val="004A2592"/>
    <w:rsid w:val="004A269D"/>
    <w:rsid w:val="004A3C35"/>
    <w:rsid w:val="004A4F7F"/>
    <w:rsid w:val="004A53DA"/>
    <w:rsid w:val="004A5F33"/>
    <w:rsid w:val="004A6F0A"/>
    <w:rsid w:val="004A7F55"/>
    <w:rsid w:val="004B0969"/>
    <w:rsid w:val="004B220A"/>
    <w:rsid w:val="004B325A"/>
    <w:rsid w:val="004B4BA3"/>
    <w:rsid w:val="004B4F2C"/>
    <w:rsid w:val="004B5F65"/>
    <w:rsid w:val="004B62B6"/>
    <w:rsid w:val="004B6428"/>
    <w:rsid w:val="004B6744"/>
    <w:rsid w:val="004C0D42"/>
    <w:rsid w:val="004C1F4E"/>
    <w:rsid w:val="004C2BC6"/>
    <w:rsid w:val="004C4328"/>
    <w:rsid w:val="004C4910"/>
    <w:rsid w:val="004C564E"/>
    <w:rsid w:val="004C5B48"/>
    <w:rsid w:val="004C5DCD"/>
    <w:rsid w:val="004C6209"/>
    <w:rsid w:val="004C6734"/>
    <w:rsid w:val="004C740E"/>
    <w:rsid w:val="004C77CF"/>
    <w:rsid w:val="004D0180"/>
    <w:rsid w:val="004D1683"/>
    <w:rsid w:val="004D1BAE"/>
    <w:rsid w:val="004D1C76"/>
    <w:rsid w:val="004D1EF2"/>
    <w:rsid w:val="004D26C5"/>
    <w:rsid w:val="004D2812"/>
    <w:rsid w:val="004D385D"/>
    <w:rsid w:val="004D4044"/>
    <w:rsid w:val="004D4956"/>
    <w:rsid w:val="004D5829"/>
    <w:rsid w:val="004D6D6F"/>
    <w:rsid w:val="004D7160"/>
    <w:rsid w:val="004E0791"/>
    <w:rsid w:val="004E1182"/>
    <w:rsid w:val="004E1735"/>
    <w:rsid w:val="004E1D2F"/>
    <w:rsid w:val="004E206B"/>
    <w:rsid w:val="004E4B14"/>
    <w:rsid w:val="004E538B"/>
    <w:rsid w:val="004E7C5D"/>
    <w:rsid w:val="004F0CD0"/>
    <w:rsid w:val="004F123C"/>
    <w:rsid w:val="004F1987"/>
    <w:rsid w:val="004F3E75"/>
    <w:rsid w:val="004F561A"/>
    <w:rsid w:val="004F58AF"/>
    <w:rsid w:val="004F6F5C"/>
    <w:rsid w:val="00502D18"/>
    <w:rsid w:val="00502F02"/>
    <w:rsid w:val="00504D0A"/>
    <w:rsid w:val="00505F4A"/>
    <w:rsid w:val="005076EF"/>
    <w:rsid w:val="00510E78"/>
    <w:rsid w:val="00513074"/>
    <w:rsid w:val="0051394E"/>
    <w:rsid w:val="005142C2"/>
    <w:rsid w:val="00514D33"/>
    <w:rsid w:val="00517839"/>
    <w:rsid w:val="00517E1E"/>
    <w:rsid w:val="0052280F"/>
    <w:rsid w:val="00524E66"/>
    <w:rsid w:val="00524FD1"/>
    <w:rsid w:val="005254E1"/>
    <w:rsid w:val="005275D5"/>
    <w:rsid w:val="00530928"/>
    <w:rsid w:val="005314A9"/>
    <w:rsid w:val="00532E52"/>
    <w:rsid w:val="00533BEB"/>
    <w:rsid w:val="0053459E"/>
    <w:rsid w:val="00534C06"/>
    <w:rsid w:val="00535184"/>
    <w:rsid w:val="005355EB"/>
    <w:rsid w:val="00536AC7"/>
    <w:rsid w:val="00537D6C"/>
    <w:rsid w:val="0054001A"/>
    <w:rsid w:val="00540045"/>
    <w:rsid w:val="00540393"/>
    <w:rsid w:val="00541057"/>
    <w:rsid w:val="00541631"/>
    <w:rsid w:val="005418A8"/>
    <w:rsid w:val="00541F52"/>
    <w:rsid w:val="00543146"/>
    <w:rsid w:val="00543198"/>
    <w:rsid w:val="00543425"/>
    <w:rsid w:val="005437C0"/>
    <w:rsid w:val="00543B78"/>
    <w:rsid w:val="0054426F"/>
    <w:rsid w:val="005462B0"/>
    <w:rsid w:val="00547DF4"/>
    <w:rsid w:val="0055000F"/>
    <w:rsid w:val="00550119"/>
    <w:rsid w:val="00550754"/>
    <w:rsid w:val="005517C0"/>
    <w:rsid w:val="00551846"/>
    <w:rsid w:val="00552E68"/>
    <w:rsid w:val="005556C9"/>
    <w:rsid w:val="00555BB1"/>
    <w:rsid w:val="00555C73"/>
    <w:rsid w:val="00556246"/>
    <w:rsid w:val="00556493"/>
    <w:rsid w:val="00560AC7"/>
    <w:rsid w:val="00560D16"/>
    <w:rsid w:val="00560EDE"/>
    <w:rsid w:val="00562F9B"/>
    <w:rsid w:val="0056486F"/>
    <w:rsid w:val="005656CE"/>
    <w:rsid w:val="00567099"/>
    <w:rsid w:val="00567C95"/>
    <w:rsid w:val="00571C33"/>
    <w:rsid w:val="005726D2"/>
    <w:rsid w:val="005743A6"/>
    <w:rsid w:val="005747A4"/>
    <w:rsid w:val="0057509A"/>
    <w:rsid w:val="00575A35"/>
    <w:rsid w:val="0057609D"/>
    <w:rsid w:val="00576773"/>
    <w:rsid w:val="00577A4E"/>
    <w:rsid w:val="0058081F"/>
    <w:rsid w:val="005809A3"/>
    <w:rsid w:val="00581EAA"/>
    <w:rsid w:val="00582A14"/>
    <w:rsid w:val="00583C2D"/>
    <w:rsid w:val="00584463"/>
    <w:rsid w:val="005853B3"/>
    <w:rsid w:val="00585742"/>
    <w:rsid w:val="00585999"/>
    <w:rsid w:val="00586067"/>
    <w:rsid w:val="0058694B"/>
    <w:rsid w:val="005871AB"/>
    <w:rsid w:val="005873F9"/>
    <w:rsid w:val="00587615"/>
    <w:rsid w:val="00590529"/>
    <w:rsid w:val="00590958"/>
    <w:rsid w:val="00590DF8"/>
    <w:rsid w:val="0059105C"/>
    <w:rsid w:val="00591170"/>
    <w:rsid w:val="005919F9"/>
    <w:rsid w:val="00591C52"/>
    <w:rsid w:val="00591FFF"/>
    <w:rsid w:val="005930A9"/>
    <w:rsid w:val="005933BA"/>
    <w:rsid w:val="00593E84"/>
    <w:rsid w:val="00596346"/>
    <w:rsid w:val="005969F4"/>
    <w:rsid w:val="00596B04"/>
    <w:rsid w:val="005974F6"/>
    <w:rsid w:val="005A012A"/>
    <w:rsid w:val="005A0152"/>
    <w:rsid w:val="005A0FE7"/>
    <w:rsid w:val="005A1760"/>
    <w:rsid w:val="005A1D9A"/>
    <w:rsid w:val="005A1E32"/>
    <w:rsid w:val="005A248D"/>
    <w:rsid w:val="005A2530"/>
    <w:rsid w:val="005A2828"/>
    <w:rsid w:val="005A2861"/>
    <w:rsid w:val="005A3221"/>
    <w:rsid w:val="005A3370"/>
    <w:rsid w:val="005A4091"/>
    <w:rsid w:val="005A5410"/>
    <w:rsid w:val="005A5494"/>
    <w:rsid w:val="005A608E"/>
    <w:rsid w:val="005A7094"/>
    <w:rsid w:val="005A77C2"/>
    <w:rsid w:val="005A7F0B"/>
    <w:rsid w:val="005B45D9"/>
    <w:rsid w:val="005B6A13"/>
    <w:rsid w:val="005B6A7D"/>
    <w:rsid w:val="005B739D"/>
    <w:rsid w:val="005B7ED1"/>
    <w:rsid w:val="005C1178"/>
    <w:rsid w:val="005C33E1"/>
    <w:rsid w:val="005C54AF"/>
    <w:rsid w:val="005C561D"/>
    <w:rsid w:val="005C68D8"/>
    <w:rsid w:val="005D0311"/>
    <w:rsid w:val="005D042C"/>
    <w:rsid w:val="005D2E93"/>
    <w:rsid w:val="005D3593"/>
    <w:rsid w:val="005D3B04"/>
    <w:rsid w:val="005D493D"/>
    <w:rsid w:val="005D4E73"/>
    <w:rsid w:val="005D5BA3"/>
    <w:rsid w:val="005D7F50"/>
    <w:rsid w:val="005E0EC1"/>
    <w:rsid w:val="005E22C8"/>
    <w:rsid w:val="005E24DB"/>
    <w:rsid w:val="005E2656"/>
    <w:rsid w:val="005E269A"/>
    <w:rsid w:val="005E2876"/>
    <w:rsid w:val="005E445A"/>
    <w:rsid w:val="005E4C59"/>
    <w:rsid w:val="005E5A13"/>
    <w:rsid w:val="005E5AD2"/>
    <w:rsid w:val="005E735E"/>
    <w:rsid w:val="005E75DD"/>
    <w:rsid w:val="005F17BD"/>
    <w:rsid w:val="005F1A3B"/>
    <w:rsid w:val="005F2772"/>
    <w:rsid w:val="005F2B9D"/>
    <w:rsid w:val="005F4783"/>
    <w:rsid w:val="005F5616"/>
    <w:rsid w:val="005F5F07"/>
    <w:rsid w:val="005F7645"/>
    <w:rsid w:val="005F79D8"/>
    <w:rsid w:val="006003BD"/>
    <w:rsid w:val="0060161A"/>
    <w:rsid w:val="0060190F"/>
    <w:rsid w:val="00601BA8"/>
    <w:rsid w:val="006026DD"/>
    <w:rsid w:val="00602799"/>
    <w:rsid w:val="0060340B"/>
    <w:rsid w:val="00604D58"/>
    <w:rsid w:val="00605C62"/>
    <w:rsid w:val="00605D6D"/>
    <w:rsid w:val="006061CD"/>
    <w:rsid w:val="006067D3"/>
    <w:rsid w:val="00607FA8"/>
    <w:rsid w:val="006113B1"/>
    <w:rsid w:val="00611BC5"/>
    <w:rsid w:val="0061256B"/>
    <w:rsid w:val="0061287E"/>
    <w:rsid w:val="00616479"/>
    <w:rsid w:val="006174E9"/>
    <w:rsid w:val="00621897"/>
    <w:rsid w:val="00623585"/>
    <w:rsid w:val="00623807"/>
    <w:rsid w:val="00623BE3"/>
    <w:rsid w:val="00623E15"/>
    <w:rsid w:val="006240D3"/>
    <w:rsid w:val="00625F45"/>
    <w:rsid w:val="00630191"/>
    <w:rsid w:val="00632B89"/>
    <w:rsid w:val="00632DD7"/>
    <w:rsid w:val="006346AF"/>
    <w:rsid w:val="00635E31"/>
    <w:rsid w:val="006379C4"/>
    <w:rsid w:val="00637AD6"/>
    <w:rsid w:val="00640BB9"/>
    <w:rsid w:val="00640EBD"/>
    <w:rsid w:val="006418F8"/>
    <w:rsid w:val="00641AE2"/>
    <w:rsid w:val="00642ACC"/>
    <w:rsid w:val="00642ECE"/>
    <w:rsid w:val="006436FA"/>
    <w:rsid w:val="00644B31"/>
    <w:rsid w:val="00645387"/>
    <w:rsid w:val="0064556A"/>
    <w:rsid w:val="00645770"/>
    <w:rsid w:val="00646175"/>
    <w:rsid w:val="00646464"/>
    <w:rsid w:val="00646D80"/>
    <w:rsid w:val="00646EE0"/>
    <w:rsid w:val="00650B80"/>
    <w:rsid w:val="006517E6"/>
    <w:rsid w:val="006521AC"/>
    <w:rsid w:val="006521BE"/>
    <w:rsid w:val="006527C9"/>
    <w:rsid w:val="00652BE1"/>
    <w:rsid w:val="006534AD"/>
    <w:rsid w:val="00654A37"/>
    <w:rsid w:val="00655022"/>
    <w:rsid w:val="0065532F"/>
    <w:rsid w:val="0065551C"/>
    <w:rsid w:val="00655D6B"/>
    <w:rsid w:val="006565CB"/>
    <w:rsid w:val="00657B15"/>
    <w:rsid w:val="00660177"/>
    <w:rsid w:val="006605E8"/>
    <w:rsid w:val="00661955"/>
    <w:rsid w:val="00661C75"/>
    <w:rsid w:val="00663236"/>
    <w:rsid w:val="0066356F"/>
    <w:rsid w:val="00663934"/>
    <w:rsid w:val="00663C73"/>
    <w:rsid w:val="00663CD2"/>
    <w:rsid w:val="00663E39"/>
    <w:rsid w:val="00663F9F"/>
    <w:rsid w:val="00664C65"/>
    <w:rsid w:val="00665D4C"/>
    <w:rsid w:val="006668F9"/>
    <w:rsid w:val="0067088C"/>
    <w:rsid w:val="00674315"/>
    <w:rsid w:val="00674CF7"/>
    <w:rsid w:val="00675300"/>
    <w:rsid w:val="00675C03"/>
    <w:rsid w:val="00676105"/>
    <w:rsid w:val="006776F0"/>
    <w:rsid w:val="00677A63"/>
    <w:rsid w:val="00677AB2"/>
    <w:rsid w:val="006803F0"/>
    <w:rsid w:val="00680697"/>
    <w:rsid w:val="006816B5"/>
    <w:rsid w:val="006821DF"/>
    <w:rsid w:val="00682645"/>
    <w:rsid w:val="00683723"/>
    <w:rsid w:val="00684B53"/>
    <w:rsid w:val="0068606C"/>
    <w:rsid w:val="00686A79"/>
    <w:rsid w:val="00687762"/>
    <w:rsid w:val="00687BE8"/>
    <w:rsid w:val="00692ACD"/>
    <w:rsid w:val="00693DC9"/>
    <w:rsid w:val="00694279"/>
    <w:rsid w:val="00694997"/>
    <w:rsid w:val="00694F8C"/>
    <w:rsid w:val="0069556D"/>
    <w:rsid w:val="00695D7E"/>
    <w:rsid w:val="006971B0"/>
    <w:rsid w:val="006978B8"/>
    <w:rsid w:val="006A0E12"/>
    <w:rsid w:val="006A0E9B"/>
    <w:rsid w:val="006A197B"/>
    <w:rsid w:val="006A20E1"/>
    <w:rsid w:val="006A3908"/>
    <w:rsid w:val="006A4076"/>
    <w:rsid w:val="006A49DC"/>
    <w:rsid w:val="006A4E94"/>
    <w:rsid w:val="006A62DF"/>
    <w:rsid w:val="006B0184"/>
    <w:rsid w:val="006B116B"/>
    <w:rsid w:val="006B355D"/>
    <w:rsid w:val="006B364B"/>
    <w:rsid w:val="006B36CB"/>
    <w:rsid w:val="006B416E"/>
    <w:rsid w:val="006B458B"/>
    <w:rsid w:val="006B49E7"/>
    <w:rsid w:val="006B771B"/>
    <w:rsid w:val="006C003E"/>
    <w:rsid w:val="006C0070"/>
    <w:rsid w:val="006C01CE"/>
    <w:rsid w:val="006C04C2"/>
    <w:rsid w:val="006C0513"/>
    <w:rsid w:val="006C09F2"/>
    <w:rsid w:val="006C0DC9"/>
    <w:rsid w:val="006C17CE"/>
    <w:rsid w:val="006C1C77"/>
    <w:rsid w:val="006C2760"/>
    <w:rsid w:val="006C2902"/>
    <w:rsid w:val="006C3BED"/>
    <w:rsid w:val="006C3CF0"/>
    <w:rsid w:val="006C486A"/>
    <w:rsid w:val="006C517A"/>
    <w:rsid w:val="006C5B03"/>
    <w:rsid w:val="006C5F8E"/>
    <w:rsid w:val="006C6AC0"/>
    <w:rsid w:val="006D0913"/>
    <w:rsid w:val="006D0AB0"/>
    <w:rsid w:val="006D19B8"/>
    <w:rsid w:val="006D19E9"/>
    <w:rsid w:val="006D2617"/>
    <w:rsid w:val="006D286B"/>
    <w:rsid w:val="006D2DA3"/>
    <w:rsid w:val="006D3494"/>
    <w:rsid w:val="006D490E"/>
    <w:rsid w:val="006D645C"/>
    <w:rsid w:val="006D68EC"/>
    <w:rsid w:val="006D6984"/>
    <w:rsid w:val="006E0A67"/>
    <w:rsid w:val="006E134D"/>
    <w:rsid w:val="006E2CB7"/>
    <w:rsid w:val="006E2F0B"/>
    <w:rsid w:val="006E31AB"/>
    <w:rsid w:val="006E3790"/>
    <w:rsid w:val="006E3A72"/>
    <w:rsid w:val="006E4AC4"/>
    <w:rsid w:val="006E5C23"/>
    <w:rsid w:val="006E6893"/>
    <w:rsid w:val="006E6D4B"/>
    <w:rsid w:val="006E75CB"/>
    <w:rsid w:val="006F150D"/>
    <w:rsid w:val="006F158F"/>
    <w:rsid w:val="006F17AD"/>
    <w:rsid w:val="006F1E03"/>
    <w:rsid w:val="006F29A9"/>
    <w:rsid w:val="006F369E"/>
    <w:rsid w:val="006F40B9"/>
    <w:rsid w:val="006F52DC"/>
    <w:rsid w:val="006F6A25"/>
    <w:rsid w:val="006F6C73"/>
    <w:rsid w:val="006F71D3"/>
    <w:rsid w:val="006F71D6"/>
    <w:rsid w:val="006F74A5"/>
    <w:rsid w:val="006F75EC"/>
    <w:rsid w:val="00701587"/>
    <w:rsid w:val="007019E9"/>
    <w:rsid w:val="007022A2"/>
    <w:rsid w:val="007028D7"/>
    <w:rsid w:val="00703026"/>
    <w:rsid w:val="0070346C"/>
    <w:rsid w:val="00705410"/>
    <w:rsid w:val="00706705"/>
    <w:rsid w:val="007067D7"/>
    <w:rsid w:val="00707034"/>
    <w:rsid w:val="007103C9"/>
    <w:rsid w:val="00710931"/>
    <w:rsid w:val="00710B28"/>
    <w:rsid w:val="00714C7C"/>
    <w:rsid w:val="00715467"/>
    <w:rsid w:val="00715631"/>
    <w:rsid w:val="00716AEC"/>
    <w:rsid w:val="007171D4"/>
    <w:rsid w:val="00720965"/>
    <w:rsid w:val="00720B83"/>
    <w:rsid w:val="00721413"/>
    <w:rsid w:val="0072178B"/>
    <w:rsid w:val="00721DC1"/>
    <w:rsid w:val="00723023"/>
    <w:rsid w:val="00724AE0"/>
    <w:rsid w:val="00724C76"/>
    <w:rsid w:val="00725D3B"/>
    <w:rsid w:val="00726527"/>
    <w:rsid w:val="0072717B"/>
    <w:rsid w:val="0073037C"/>
    <w:rsid w:val="00730873"/>
    <w:rsid w:val="00731809"/>
    <w:rsid w:val="00732C8C"/>
    <w:rsid w:val="007332C3"/>
    <w:rsid w:val="007336AF"/>
    <w:rsid w:val="00734713"/>
    <w:rsid w:val="00734E6B"/>
    <w:rsid w:val="00735337"/>
    <w:rsid w:val="007358F1"/>
    <w:rsid w:val="00735D14"/>
    <w:rsid w:val="007376CE"/>
    <w:rsid w:val="00737E4A"/>
    <w:rsid w:val="00737E5E"/>
    <w:rsid w:val="00740B7D"/>
    <w:rsid w:val="00741D99"/>
    <w:rsid w:val="00742337"/>
    <w:rsid w:val="00742399"/>
    <w:rsid w:val="007435FF"/>
    <w:rsid w:val="00743B1B"/>
    <w:rsid w:val="0074423D"/>
    <w:rsid w:val="007444EF"/>
    <w:rsid w:val="00744BF8"/>
    <w:rsid w:val="007460D8"/>
    <w:rsid w:val="007468DA"/>
    <w:rsid w:val="00750036"/>
    <w:rsid w:val="0075016F"/>
    <w:rsid w:val="00751453"/>
    <w:rsid w:val="00751D58"/>
    <w:rsid w:val="007524A7"/>
    <w:rsid w:val="0075337A"/>
    <w:rsid w:val="0075389D"/>
    <w:rsid w:val="0075425B"/>
    <w:rsid w:val="00754694"/>
    <w:rsid w:val="00754AE3"/>
    <w:rsid w:val="00760021"/>
    <w:rsid w:val="00760CCF"/>
    <w:rsid w:val="00761399"/>
    <w:rsid w:val="00761974"/>
    <w:rsid w:val="00762252"/>
    <w:rsid w:val="00762394"/>
    <w:rsid w:val="00762A7E"/>
    <w:rsid w:val="00762DDF"/>
    <w:rsid w:val="00766110"/>
    <w:rsid w:val="007663C5"/>
    <w:rsid w:val="00766518"/>
    <w:rsid w:val="007668FA"/>
    <w:rsid w:val="00767FDE"/>
    <w:rsid w:val="007704B5"/>
    <w:rsid w:val="00770553"/>
    <w:rsid w:val="00770A00"/>
    <w:rsid w:val="00771C29"/>
    <w:rsid w:val="00772804"/>
    <w:rsid w:val="007743CD"/>
    <w:rsid w:val="00774810"/>
    <w:rsid w:val="007750F2"/>
    <w:rsid w:val="007766C7"/>
    <w:rsid w:val="00776D80"/>
    <w:rsid w:val="00777A2C"/>
    <w:rsid w:val="00780590"/>
    <w:rsid w:val="00780AAE"/>
    <w:rsid w:val="00782126"/>
    <w:rsid w:val="0078252D"/>
    <w:rsid w:val="00782B23"/>
    <w:rsid w:val="00784F29"/>
    <w:rsid w:val="007851B4"/>
    <w:rsid w:val="00785F5E"/>
    <w:rsid w:val="00786878"/>
    <w:rsid w:val="00786AE5"/>
    <w:rsid w:val="00786D61"/>
    <w:rsid w:val="00787222"/>
    <w:rsid w:val="00790444"/>
    <w:rsid w:val="00790C32"/>
    <w:rsid w:val="00790C49"/>
    <w:rsid w:val="0079108C"/>
    <w:rsid w:val="0079204A"/>
    <w:rsid w:val="007950BA"/>
    <w:rsid w:val="007955C9"/>
    <w:rsid w:val="007955F2"/>
    <w:rsid w:val="00795885"/>
    <w:rsid w:val="0079595C"/>
    <w:rsid w:val="007978F3"/>
    <w:rsid w:val="007A05D6"/>
    <w:rsid w:val="007A0C59"/>
    <w:rsid w:val="007A1A2C"/>
    <w:rsid w:val="007A29D0"/>
    <w:rsid w:val="007A48D2"/>
    <w:rsid w:val="007A54CA"/>
    <w:rsid w:val="007A6B52"/>
    <w:rsid w:val="007B0731"/>
    <w:rsid w:val="007B0E0B"/>
    <w:rsid w:val="007B1B64"/>
    <w:rsid w:val="007B2FB6"/>
    <w:rsid w:val="007B308B"/>
    <w:rsid w:val="007B30E1"/>
    <w:rsid w:val="007B3523"/>
    <w:rsid w:val="007B39C5"/>
    <w:rsid w:val="007B44FD"/>
    <w:rsid w:val="007B4844"/>
    <w:rsid w:val="007B5417"/>
    <w:rsid w:val="007B5796"/>
    <w:rsid w:val="007B6041"/>
    <w:rsid w:val="007C03B5"/>
    <w:rsid w:val="007C088A"/>
    <w:rsid w:val="007C0EC7"/>
    <w:rsid w:val="007C1AA0"/>
    <w:rsid w:val="007C3546"/>
    <w:rsid w:val="007C36DC"/>
    <w:rsid w:val="007C38C2"/>
    <w:rsid w:val="007C4E4D"/>
    <w:rsid w:val="007C50AD"/>
    <w:rsid w:val="007C576D"/>
    <w:rsid w:val="007C647C"/>
    <w:rsid w:val="007C7A05"/>
    <w:rsid w:val="007D1A85"/>
    <w:rsid w:val="007D24E6"/>
    <w:rsid w:val="007D340E"/>
    <w:rsid w:val="007D39FE"/>
    <w:rsid w:val="007D586B"/>
    <w:rsid w:val="007D59CC"/>
    <w:rsid w:val="007D7025"/>
    <w:rsid w:val="007D76C5"/>
    <w:rsid w:val="007D7838"/>
    <w:rsid w:val="007D7E90"/>
    <w:rsid w:val="007E05B9"/>
    <w:rsid w:val="007E112F"/>
    <w:rsid w:val="007E38B7"/>
    <w:rsid w:val="007E3ECF"/>
    <w:rsid w:val="007E47FE"/>
    <w:rsid w:val="007E4EE5"/>
    <w:rsid w:val="007E56B1"/>
    <w:rsid w:val="007E7475"/>
    <w:rsid w:val="007E754D"/>
    <w:rsid w:val="007F0268"/>
    <w:rsid w:val="007F06D6"/>
    <w:rsid w:val="007F2C64"/>
    <w:rsid w:val="007F38D5"/>
    <w:rsid w:val="007F3C53"/>
    <w:rsid w:val="007F40D6"/>
    <w:rsid w:val="007F4294"/>
    <w:rsid w:val="007F495F"/>
    <w:rsid w:val="007F53BD"/>
    <w:rsid w:val="007F77C8"/>
    <w:rsid w:val="007F7919"/>
    <w:rsid w:val="007F7FEF"/>
    <w:rsid w:val="00800660"/>
    <w:rsid w:val="00802A1A"/>
    <w:rsid w:val="00802CDF"/>
    <w:rsid w:val="00802D52"/>
    <w:rsid w:val="008053F4"/>
    <w:rsid w:val="00805427"/>
    <w:rsid w:val="0080576B"/>
    <w:rsid w:val="008057D0"/>
    <w:rsid w:val="00805E94"/>
    <w:rsid w:val="00806755"/>
    <w:rsid w:val="00806FDA"/>
    <w:rsid w:val="00807422"/>
    <w:rsid w:val="00810DBD"/>
    <w:rsid w:val="00811447"/>
    <w:rsid w:val="00811FEC"/>
    <w:rsid w:val="0081279D"/>
    <w:rsid w:val="00812FB4"/>
    <w:rsid w:val="0081364C"/>
    <w:rsid w:val="00815E91"/>
    <w:rsid w:val="008166A6"/>
    <w:rsid w:val="00817DF1"/>
    <w:rsid w:val="00821609"/>
    <w:rsid w:val="008225DC"/>
    <w:rsid w:val="0082303D"/>
    <w:rsid w:val="008250D7"/>
    <w:rsid w:val="00825AAC"/>
    <w:rsid w:val="00827858"/>
    <w:rsid w:val="00827F29"/>
    <w:rsid w:val="00830359"/>
    <w:rsid w:val="00830559"/>
    <w:rsid w:val="00832CB1"/>
    <w:rsid w:val="00832F43"/>
    <w:rsid w:val="008339F3"/>
    <w:rsid w:val="008342B5"/>
    <w:rsid w:val="0083638C"/>
    <w:rsid w:val="00837C7C"/>
    <w:rsid w:val="0084202C"/>
    <w:rsid w:val="00842B3C"/>
    <w:rsid w:val="00844063"/>
    <w:rsid w:val="00844323"/>
    <w:rsid w:val="00846204"/>
    <w:rsid w:val="00846488"/>
    <w:rsid w:val="00846A60"/>
    <w:rsid w:val="008508D8"/>
    <w:rsid w:val="00850EFF"/>
    <w:rsid w:val="008515B3"/>
    <w:rsid w:val="00854575"/>
    <w:rsid w:val="00854E1D"/>
    <w:rsid w:val="008555EB"/>
    <w:rsid w:val="00860A35"/>
    <w:rsid w:val="00862039"/>
    <w:rsid w:val="0086358E"/>
    <w:rsid w:val="008641C7"/>
    <w:rsid w:val="00865097"/>
    <w:rsid w:val="008674A3"/>
    <w:rsid w:val="008677D3"/>
    <w:rsid w:val="0087017A"/>
    <w:rsid w:val="008706F7"/>
    <w:rsid w:val="008715DA"/>
    <w:rsid w:val="0087170C"/>
    <w:rsid w:val="00871E6A"/>
    <w:rsid w:val="008733CC"/>
    <w:rsid w:val="008742F9"/>
    <w:rsid w:val="00874348"/>
    <w:rsid w:val="008744B3"/>
    <w:rsid w:val="0087461A"/>
    <w:rsid w:val="00874EF0"/>
    <w:rsid w:val="00880667"/>
    <w:rsid w:val="0088091C"/>
    <w:rsid w:val="0088136E"/>
    <w:rsid w:val="00881D1D"/>
    <w:rsid w:val="0088213A"/>
    <w:rsid w:val="00882428"/>
    <w:rsid w:val="00883E15"/>
    <w:rsid w:val="0088637C"/>
    <w:rsid w:val="008870B4"/>
    <w:rsid w:val="008900E3"/>
    <w:rsid w:val="00890CAB"/>
    <w:rsid w:val="00891A6E"/>
    <w:rsid w:val="00894041"/>
    <w:rsid w:val="00894E2A"/>
    <w:rsid w:val="0089522D"/>
    <w:rsid w:val="00895A47"/>
    <w:rsid w:val="00896947"/>
    <w:rsid w:val="00896B5B"/>
    <w:rsid w:val="00896BF7"/>
    <w:rsid w:val="00896D33"/>
    <w:rsid w:val="00897574"/>
    <w:rsid w:val="008A1116"/>
    <w:rsid w:val="008A2214"/>
    <w:rsid w:val="008A26CC"/>
    <w:rsid w:val="008A364A"/>
    <w:rsid w:val="008A3D58"/>
    <w:rsid w:val="008A4685"/>
    <w:rsid w:val="008A4E48"/>
    <w:rsid w:val="008A5D8E"/>
    <w:rsid w:val="008A6C62"/>
    <w:rsid w:val="008A742C"/>
    <w:rsid w:val="008B1CBB"/>
    <w:rsid w:val="008B1F90"/>
    <w:rsid w:val="008B35F5"/>
    <w:rsid w:val="008B4CD5"/>
    <w:rsid w:val="008B643D"/>
    <w:rsid w:val="008C0FF9"/>
    <w:rsid w:val="008C19C4"/>
    <w:rsid w:val="008C276D"/>
    <w:rsid w:val="008C2ED3"/>
    <w:rsid w:val="008C3E9A"/>
    <w:rsid w:val="008C5A0E"/>
    <w:rsid w:val="008C5AAA"/>
    <w:rsid w:val="008C691B"/>
    <w:rsid w:val="008C77B6"/>
    <w:rsid w:val="008C785F"/>
    <w:rsid w:val="008C7963"/>
    <w:rsid w:val="008C7FBD"/>
    <w:rsid w:val="008D0808"/>
    <w:rsid w:val="008D104F"/>
    <w:rsid w:val="008D159A"/>
    <w:rsid w:val="008D1ADC"/>
    <w:rsid w:val="008D1C9F"/>
    <w:rsid w:val="008D29E3"/>
    <w:rsid w:val="008D3463"/>
    <w:rsid w:val="008D3571"/>
    <w:rsid w:val="008D3DF0"/>
    <w:rsid w:val="008D3F94"/>
    <w:rsid w:val="008D54F5"/>
    <w:rsid w:val="008D5853"/>
    <w:rsid w:val="008D6737"/>
    <w:rsid w:val="008D692D"/>
    <w:rsid w:val="008E1042"/>
    <w:rsid w:val="008E1453"/>
    <w:rsid w:val="008E153F"/>
    <w:rsid w:val="008E16BA"/>
    <w:rsid w:val="008E1880"/>
    <w:rsid w:val="008E2EE6"/>
    <w:rsid w:val="008E380E"/>
    <w:rsid w:val="008E432B"/>
    <w:rsid w:val="008E455F"/>
    <w:rsid w:val="008E4AF9"/>
    <w:rsid w:val="008E52BD"/>
    <w:rsid w:val="008E52CC"/>
    <w:rsid w:val="008E73C8"/>
    <w:rsid w:val="008F2D3A"/>
    <w:rsid w:val="008F3ED2"/>
    <w:rsid w:val="008F4152"/>
    <w:rsid w:val="008F417B"/>
    <w:rsid w:val="008F5413"/>
    <w:rsid w:val="008F66EB"/>
    <w:rsid w:val="008F67F6"/>
    <w:rsid w:val="008F6D89"/>
    <w:rsid w:val="008F7587"/>
    <w:rsid w:val="008F7FC2"/>
    <w:rsid w:val="00900542"/>
    <w:rsid w:val="009011E4"/>
    <w:rsid w:val="00903698"/>
    <w:rsid w:val="009039D2"/>
    <w:rsid w:val="00903A3E"/>
    <w:rsid w:val="009041F9"/>
    <w:rsid w:val="009048A2"/>
    <w:rsid w:val="00904EB9"/>
    <w:rsid w:val="00904FA5"/>
    <w:rsid w:val="009058B2"/>
    <w:rsid w:val="00907968"/>
    <w:rsid w:val="00907C2A"/>
    <w:rsid w:val="009112F9"/>
    <w:rsid w:val="009113F5"/>
    <w:rsid w:val="00911989"/>
    <w:rsid w:val="00911F36"/>
    <w:rsid w:val="00912FD6"/>
    <w:rsid w:val="009139AC"/>
    <w:rsid w:val="00915229"/>
    <w:rsid w:val="00915747"/>
    <w:rsid w:val="00920E57"/>
    <w:rsid w:val="00920EE4"/>
    <w:rsid w:val="009227E2"/>
    <w:rsid w:val="00922A04"/>
    <w:rsid w:val="009239A3"/>
    <w:rsid w:val="00924407"/>
    <w:rsid w:val="00924839"/>
    <w:rsid w:val="00925143"/>
    <w:rsid w:val="00925560"/>
    <w:rsid w:val="00925CA4"/>
    <w:rsid w:val="00925E78"/>
    <w:rsid w:val="00926721"/>
    <w:rsid w:val="00927D9A"/>
    <w:rsid w:val="0093048E"/>
    <w:rsid w:val="00931250"/>
    <w:rsid w:val="00931AFF"/>
    <w:rsid w:val="009320B8"/>
    <w:rsid w:val="009325E2"/>
    <w:rsid w:val="00933346"/>
    <w:rsid w:val="0093409F"/>
    <w:rsid w:val="00934302"/>
    <w:rsid w:val="00934ECD"/>
    <w:rsid w:val="009356AE"/>
    <w:rsid w:val="00935844"/>
    <w:rsid w:val="00936963"/>
    <w:rsid w:val="00937518"/>
    <w:rsid w:val="00940DD8"/>
    <w:rsid w:val="009411FA"/>
    <w:rsid w:val="00941F74"/>
    <w:rsid w:val="00942000"/>
    <w:rsid w:val="0094257D"/>
    <w:rsid w:val="009439AF"/>
    <w:rsid w:val="00944940"/>
    <w:rsid w:val="00944B12"/>
    <w:rsid w:val="00944F1E"/>
    <w:rsid w:val="00950BF7"/>
    <w:rsid w:val="00950F88"/>
    <w:rsid w:val="009517F7"/>
    <w:rsid w:val="009518AC"/>
    <w:rsid w:val="00952965"/>
    <w:rsid w:val="00952B89"/>
    <w:rsid w:val="00955446"/>
    <w:rsid w:val="0095687F"/>
    <w:rsid w:val="00956F41"/>
    <w:rsid w:val="009656D1"/>
    <w:rsid w:val="009658D2"/>
    <w:rsid w:val="009660BB"/>
    <w:rsid w:val="00966153"/>
    <w:rsid w:val="00966BEF"/>
    <w:rsid w:val="0096714A"/>
    <w:rsid w:val="0096755C"/>
    <w:rsid w:val="00967D47"/>
    <w:rsid w:val="00967F46"/>
    <w:rsid w:val="00970964"/>
    <w:rsid w:val="00970B9E"/>
    <w:rsid w:val="00972469"/>
    <w:rsid w:val="00972561"/>
    <w:rsid w:val="0097439E"/>
    <w:rsid w:val="009748A8"/>
    <w:rsid w:val="009773A2"/>
    <w:rsid w:val="00977A08"/>
    <w:rsid w:val="00977AD3"/>
    <w:rsid w:val="00980916"/>
    <w:rsid w:val="00982118"/>
    <w:rsid w:val="009836A0"/>
    <w:rsid w:val="00985E27"/>
    <w:rsid w:val="00987CF3"/>
    <w:rsid w:val="0099012A"/>
    <w:rsid w:val="009910C1"/>
    <w:rsid w:val="009915CA"/>
    <w:rsid w:val="00991752"/>
    <w:rsid w:val="00993066"/>
    <w:rsid w:val="00994B39"/>
    <w:rsid w:val="009952C9"/>
    <w:rsid w:val="009960A0"/>
    <w:rsid w:val="009964A7"/>
    <w:rsid w:val="00996C28"/>
    <w:rsid w:val="00997CA7"/>
    <w:rsid w:val="009A1C64"/>
    <w:rsid w:val="009A2819"/>
    <w:rsid w:val="009A3362"/>
    <w:rsid w:val="009A41BF"/>
    <w:rsid w:val="009A4F27"/>
    <w:rsid w:val="009A7014"/>
    <w:rsid w:val="009A7632"/>
    <w:rsid w:val="009B17D3"/>
    <w:rsid w:val="009B452A"/>
    <w:rsid w:val="009B65E0"/>
    <w:rsid w:val="009B6EB7"/>
    <w:rsid w:val="009B70DA"/>
    <w:rsid w:val="009B7A99"/>
    <w:rsid w:val="009C0525"/>
    <w:rsid w:val="009C0DB4"/>
    <w:rsid w:val="009C189F"/>
    <w:rsid w:val="009C29E2"/>
    <w:rsid w:val="009C3DB3"/>
    <w:rsid w:val="009C4168"/>
    <w:rsid w:val="009C549E"/>
    <w:rsid w:val="009C5FCA"/>
    <w:rsid w:val="009C6831"/>
    <w:rsid w:val="009C6967"/>
    <w:rsid w:val="009C6FBA"/>
    <w:rsid w:val="009C70D8"/>
    <w:rsid w:val="009D0B8F"/>
    <w:rsid w:val="009D0D3B"/>
    <w:rsid w:val="009D1AA6"/>
    <w:rsid w:val="009D1F17"/>
    <w:rsid w:val="009D2CF1"/>
    <w:rsid w:val="009D30A0"/>
    <w:rsid w:val="009D3241"/>
    <w:rsid w:val="009D5186"/>
    <w:rsid w:val="009D5CF5"/>
    <w:rsid w:val="009D77AC"/>
    <w:rsid w:val="009E063D"/>
    <w:rsid w:val="009E21B9"/>
    <w:rsid w:val="009E2AA1"/>
    <w:rsid w:val="009E4F02"/>
    <w:rsid w:val="009E5565"/>
    <w:rsid w:val="009E78D4"/>
    <w:rsid w:val="009F04A7"/>
    <w:rsid w:val="009F0F0E"/>
    <w:rsid w:val="009F34ED"/>
    <w:rsid w:val="009F3A7D"/>
    <w:rsid w:val="009F3B5D"/>
    <w:rsid w:val="009F3B7E"/>
    <w:rsid w:val="009F4D5B"/>
    <w:rsid w:val="009F50D9"/>
    <w:rsid w:val="009F5F33"/>
    <w:rsid w:val="009F6D5E"/>
    <w:rsid w:val="009F6FFA"/>
    <w:rsid w:val="009F7606"/>
    <w:rsid w:val="00A00435"/>
    <w:rsid w:val="00A010C1"/>
    <w:rsid w:val="00A016BA"/>
    <w:rsid w:val="00A01F3C"/>
    <w:rsid w:val="00A03603"/>
    <w:rsid w:val="00A036A3"/>
    <w:rsid w:val="00A03D1B"/>
    <w:rsid w:val="00A04986"/>
    <w:rsid w:val="00A0547B"/>
    <w:rsid w:val="00A060B6"/>
    <w:rsid w:val="00A06707"/>
    <w:rsid w:val="00A068D5"/>
    <w:rsid w:val="00A06926"/>
    <w:rsid w:val="00A06C01"/>
    <w:rsid w:val="00A06F2F"/>
    <w:rsid w:val="00A10068"/>
    <w:rsid w:val="00A114A5"/>
    <w:rsid w:val="00A11593"/>
    <w:rsid w:val="00A11EC2"/>
    <w:rsid w:val="00A12D26"/>
    <w:rsid w:val="00A143D8"/>
    <w:rsid w:val="00A145EC"/>
    <w:rsid w:val="00A14FDF"/>
    <w:rsid w:val="00A15385"/>
    <w:rsid w:val="00A1598E"/>
    <w:rsid w:val="00A15CC3"/>
    <w:rsid w:val="00A16FCB"/>
    <w:rsid w:val="00A206CC"/>
    <w:rsid w:val="00A2170D"/>
    <w:rsid w:val="00A21E4A"/>
    <w:rsid w:val="00A23E45"/>
    <w:rsid w:val="00A249BD"/>
    <w:rsid w:val="00A24F40"/>
    <w:rsid w:val="00A26D3E"/>
    <w:rsid w:val="00A2772B"/>
    <w:rsid w:val="00A27857"/>
    <w:rsid w:val="00A27A3E"/>
    <w:rsid w:val="00A30DE3"/>
    <w:rsid w:val="00A31440"/>
    <w:rsid w:val="00A316A4"/>
    <w:rsid w:val="00A32148"/>
    <w:rsid w:val="00A32570"/>
    <w:rsid w:val="00A33497"/>
    <w:rsid w:val="00A36C49"/>
    <w:rsid w:val="00A36CAA"/>
    <w:rsid w:val="00A4056A"/>
    <w:rsid w:val="00A4062E"/>
    <w:rsid w:val="00A40E7D"/>
    <w:rsid w:val="00A41D55"/>
    <w:rsid w:val="00A42210"/>
    <w:rsid w:val="00A425B3"/>
    <w:rsid w:val="00A45658"/>
    <w:rsid w:val="00A45A73"/>
    <w:rsid w:val="00A45B38"/>
    <w:rsid w:val="00A45D88"/>
    <w:rsid w:val="00A47C3D"/>
    <w:rsid w:val="00A5084E"/>
    <w:rsid w:val="00A51437"/>
    <w:rsid w:val="00A51E12"/>
    <w:rsid w:val="00A52B15"/>
    <w:rsid w:val="00A52D69"/>
    <w:rsid w:val="00A52F85"/>
    <w:rsid w:val="00A534A0"/>
    <w:rsid w:val="00A53643"/>
    <w:rsid w:val="00A54936"/>
    <w:rsid w:val="00A56D68"/>
    <w:rsid w:val="00A602D2"/>
    <w:rsid w:val="00A622C4"/>
    <w:rsid w:val="00A62BA0"/>
    <w:rsid w:val="00A64601"/>
    <w:rsid w:val="00A64AEA"/>
    <w:rsid w:val="00A64C0F"/>
    <w:rsid w:val="00A656D6"/>
    <w:rsid w:val="00A664D7"/>
    <w:rsid w:val="00A665DD"/>
    <w:rsid w:val="00A666C2"/>
    <w:rsid w:val="00A66E26"/>
    <w:rsid w:val="00A66F0C"/>
    <w:rsid w:val="00A66F5D"/>
    <w:rsid w:val="00A67771"/>
    <w:rsid w:val="00A7057D"/>
    <w:rsid w:val="00A70606"/>
    <w:rsid w:val="00A70C94"/>
    <w:rsid w:val="00A716BD"/>
    <w:rsid w:val="00A71AC5"/>
    <w:rsid w:val="00A73104"/>
    <w:rsid w:val="00A7415A"/>
    <w:rsid w:val="00A74D9B"/>
    <w:rsid w:val="00A75175"/>
    <w:rsid w:val="00A751C5"/>
    <w:rsid w:val="00A760D5"/>
    <w:rsid w:val="00A771C8"/>
    <w:rsid w:val="00A80FCA"/>
    <w:rsid w:val="00A817A0"/>
    <w:rsid w:val="00A8205E"/>
    <w:rsid w:val="00A858BB"/>
    <w:rsid w:val="00A858D3"/>
    <w:rsid w:val="00A85C33"/>
    <w:rsid w:val="00A86CB3"/>
    <w:rsid w:val="00A87DD3"/>
    <w:rsid w:val="00A90898"/>
    <w:rsid w:val="00A90DCA"/>
    <w:rsid w:val="00A91B6E"/>
    <w:rsid w:val="00A91BB3"/>
    <w:rsid w:val="00A91C71"/>
    <w:rsid w:val="00A93E0F"/>
    <w:rsid w:val="00A94D9F"/>
    <w:rsid w:val="00A95046"/>
    <w:rsid w:val="00A95071"/>
    <w:rsid w:val="00A95A26"/>
    <w:rsid w:val="00A95FF1"/>
    <w:rsid w:val="00A9658D"/>
    <w:rsid w:val="00AA1C16"/>
    <w:rsid w:val="00AA1C83"/>
    <w:rsid w:val="00AA26B5"/>
    <w:rsid w:val="00AA2F52"/>
    <w:rsid w:val="00AA396A"/>
    <w:rsid w:val="00AA5628"/>
    <w:rsid w:val="00AA609E"/>
    <w:rsid w:val="00AA6244"/>
    <w:rsid w:val="00AA76F6"/>
    <w:rsid w:val="00AB0503"/>
    <w:rsid w:val="00AB1A9B"/>
    <w:rsid w:val="00AB34BD"/>
    <w:rsid w:val="00AB35FD"/>
    <w:rsid w:val="00AB3786"/>
    <w:rsid w:val="00AB482B"/>
    <w:rsid w:val="00AB4C29"/>
    <w:rsid w:val="00AB52EC"/>
    <w:rsid w:val="00AB570D"/>
    <w:rsid w:val="00AB590E"/>
    <w:rsid w:val="00AB64AF"/>
    <w:rsid w:val="00AB7EA0"/>
    <w:rsid w:val="00AC00FA"/>
    <w:rsid w:val="00AC0CC8"/>
    <w:rsid w:val="00AC1911"/>
    <w:rsid w:val="00AC3049"/>
    <w:rsid w:val="00AC3487"/>
    <w:rsid w:val="00AC477C"/>
    <w:rsid w:val="00AC4C2E"/>
    <w:rsid w:val="00AC596C"/>
    <w:rsid w:val="00AC5D7E"/>
    <w:rsid w:val="00AC7351"/>
    <w:rsid w:val="00AC76D6"/>
    <w:rsid w:val="00AC7B5F"/>
    <w:rsid w:val="00AD00F2"/>
    <w:rsid w:val="00AD1255"/>
    <w:rsid w:val="00AD1F74"/>
    <w:rsid w:val="00AD26A5"/>
    <w:rsid w:val="00AD49AC"/>
    <w:rsid w:val="00AD52C9"/>
    <w:rsid w:val="00AD57E5"/>
    <w:rsid w:val="00AD5C93"/>
    <w:rsid w:val="00AD6F3D"/>
    <w:rsid w:val="00AE1121"/>
    <w:rsid w:val="00AE3733"/>
    <w:rsid w:val="00AE3E25"/>
    <w:rsid w:val="00AE57DB"/>
    <w:rsid w:val="00AE616A"/>
    <w:rsid w:val="00AE6AAC"/>
    <w:rsid w:val="00AE7D39"/>
    <w:rsid w:val="00AF282D"/>
    <w:rsid w:val="00AF3856"/>
    <w:rsid w:val="00AF4B6B"/>
    <w:rsid w:val="00AF5166"/>
    <w:rsid w:val="00AF5985"/>
    <w:rsid w:val="00AF7FAE"/>
    <w:rsid w:val="00B001E3"/>
    <w:rsid w:val="00B004FB"/>
    <w:rsid w:val="00B0117C"/>
    <w:rsid w:val="00B014C4"/>
    <w:rsid w:val="00B0210C"/>
    <w:rsid w:val="00B02996"/>
    <w:rsid w:val="00B02B05"/>
    <w:rsid w:val="00B0332E"/>
    <w:rsid w:val="00B04C28"/>
    <w:rsid w:val="00B04DF6"/>
    <w:rsid w:val="00B04E95"/>
    <w:rsid w:val="00B06304"/>
    <w:rsid w:val="00B069DB"/>
    <w:rsid w:val="00B074EF"/>
    <w:rsid w:val="00B07746"/>
    <w:rsid w:val="00B10B5B"/>
    <w:rsid w:val="00B11BF6"/>
    <w:rsid w:val="00B124FE"/>
    <w:rsid w:val="00B139DB"/>
    <w:rsid w:val="00B15756"/>
    <w:rsid w:val="00B157F3"/>
    <w:rsid w:val="00B15B99"/>
    <w:rsid w:val="00B16E0C"/>
    <w:rsid w:val="00B20F73"/>
    <w:rsid w:val="00B2151C"/>
    <w:rsid w:val="00B2156D"/>
    <w:rsid w:val="00B22174"/>
    <w:rsid w:val="00B24BF3"/>
    <w:rsid w:val="00B2602C"/>
    <w:rsid w:val="00B2632E"/>
    <w:rsid w:val="00B263BC"/>
    <w:rsid w:val="00B2731D"/>
    <w:rsid w:val="00B27BED"/>
    <w:rsid w:val="00B27F92"/>
    <w:rsid w:val="00B30BF6"/>
    <w:rsid w:val="00B30CC5"/>
    <w:rsid w:val="00B315D8"/>
    <w:rsid w:val="00B31C1F"/>
    <w:rsid w:val="00B32136"/>
    <w:rsid w:val="00B32285"/>
    <w:rsid w:val="00B32858"/>
    <w:rsid w:val="00B33773"/>
    <w:rsid w:val="00B337A8"/>
    <w:rsid w:val="00B33ABB"/>
    <w:rsid w:val="00B3403D"/>
    <w:rsid w:val="00B34339"/>
    <w:rsid w:val="00B351EC"/>
    <w:rsid w:val="00B356CE"/>
    <w:rsid w:val="00B35939"/>
    <w:rsid w:val="00B35CF0"/>
    <w:rsid w:val="00B36140"/>
    <w:rsid w:val="00B36736"/>
    <w:rsid w:val="00B37EB5"/>
    <w:rsid w:val="00B37F54"/>
    <w:rsid w:val="00B40A24"/>
    <w:rsid w:val="00B40B46"/>
    <w:rsid w:val="00B40E8F"/>
    <w:rsid w:val="00B4118E"/>
    <w:rsid w:val="00B424ED"/>
    <w:rsid w:val="00B46A0B"/>
    <w:rsid w:val="00B47A47"/>
    <w:rsid w:val="00B507C9"/>
    <w:rsid w:val="00B51170"/>
    <w:rsid w:val="00B5220F"/>
    <w:rsid w:val="00B52373"/>
    <w:rsid w:val="00B529A9"/>
    <w:rsid w:val="00B53A62"/>
    <w:rsid w:val="00B56090"/>
    <w:rsid w:val="00B57CC0"/>
    <w:rsid w:val="00B61980"/>
    <w:rsid w:val="00B61D4C"/>
    <w:rsid w:val="00B629B7"/>
    <w:rsid w:val="00B632F6"/>
    <w:rsid w:val="00B641C1"/>
    <w:rsid w:val="00B657A6"/>
    <w:rsid w:val="00B66DC7"/>
    <w:rsid w:val="00B671B8"/>
    <w:rsid w:val="00B67543"/>
    <w:rsid w:val="00B675EF"/>
    <w:rsid w:val="00B67D55"/>
    <w:rsid w:val="00B700BB"/>
    <w:rsid w:val="00B70571"/>
    <w:rsid w:val="00B7084E"/>
    <w:rsid w:val="00B70E86"/>
    <w:rsid w:val="00B70F2A"/>
    <w:rsid w:val="00B71097"/>
    <w:rsid w:val="00B71986"/>
    <w:rsid w:val="00B72AF5"/>
    <w:rsid w:val="00B7405C"/>
    <w:rsid w:val="00B744B4"/>
    <w:rsid w:val="00B7753D"/>
    <w:rsid w:val="00B828D4"/>
    <w:rsid w:val="00B84702"/>
    <w:rsid w:val="00B847B5"/>
    <w:rsid w:val="00B84E85"/>
    <w:rsid w:val="00B8609B"/>
    <w:rsid w:val="00B87629"/>
    <w:rsid w:val="00B914DE"/>
    <w:rsid w:val="00B92A67"/>
    <w:rsid w:val="00B92A69"/>
    <w:rsid w:val="00B93E71"/>
    <w:rsid w:val="00B943DA"/>
    <w:rsid w:val="00B94526"/>
    <w:rsid w:val="00B9509B"/>
    <w:rsid w:val="00BA0CD3"/>
    <w:rsid w:val="00BA11E3"/>
    <w:rsid w:val="00BA2605"/>
    <w:rsid w:val="00BA272C"/>
    <w:rsid w:val="00BA2BFB"/>
    <w:rsid w:val="00BA3085"/>
    <w:rsid w:val="00BA333F"/>
    <w:rsid w:val="00BA3799"/>
    <w:rsid w:val="00BA399E"/>
    <w:rsid w:val="00BA46C4"/>
    <w:rsid w:val="00BA6E20"/>
    <w:rsid w:val="00BA7044"/>
    <w:rsid w:val="00BB0F5C"/>
    <w:rsid w:val="00BB251C"/>
    <w:rsid w:val="00BB2A81"/>
    <w:rsid w:val="00BB39BF"/>
    <w:rsid w:val="00BB3A33"/>
    <w:rsid w:val="00BB4245"/>
    <w:rsid w:val="00BB426A"/>
    <w:rsid w:val="00BB4F0C"/>
    <w:rsid w:val="00BB5504"/>
    <w:rsid w:val="00BB58B9"/>
    <w:rsid w:val="00BB5E08"/>
    <w:rsid w:val="00BB6371"/>
    <w:rsid w:val="00BB65CC"/>
    <w:rsid w:val="00BB6F8F"/>
    <w:rsid w:val="00BB7728"/>
    <w:rsid w:val="00BB7FC9"/>
    <w:rsid w:val="00BC12D6"/>
    <w:rsid w:val="00BC1D3B"/>
    <w:rsid w:val="00BC2517"/>
    <w:rsid w:val="00BC2CF1"/>
    <w:rsid w:val="00BC35AF"/>
    <w:rsid w:val="00BC3D4B"/>
    <w:rsid w:val="00BC4C10"/>
    <w:rsid w:val="00BC6152"/>
    <w:rsid w:val="00BC66FF"/>
    <w:rsid w:val="00BC6941"/>
    <w:rsid w:val="00BC6AF3"/>
    <w:rsid w:val="00BC6D22"/>
    <w:rsid w:val="00BC73B7"/>
    <w:rsid w:val="00BC7D62"/>
    <w:rsid w:val="00BC7E99"/>
    <w:rsid w:val="00BD2248"/>
    <w:rsid w:val="00BD24A8"/>
    <w:rsid w:val="00BD2D08"/>
    <w:rsid w:val="00BD33D2"/>
    <w:rsid w:val="00BD6B7C"/>
    <w:rsid w:val="00BD73BD"/>
    <w:rsid w:val="00BE22DF"/>
    <w:rsid w:val="00BE313A"/>
    <w:rsid w:val="00BE3B9A"/>
    <w:rsid w:val="00BE411D"/>
    <w:rsid w:val="00BE5DA2"/>
    <w:rsid w:val="00BE60B2"/>
    <w:rsid w:val="00BE66AB"/>
    <w:rsid w:val="00BE6E88"/>
    <w:rsid w:val="00BE7E68"/>
    <w:rsid w:val="00BF102B"/>
    <w:rsid w:val="00BF12B6"/>
    <w:rsid w:val="00BF1990"/>
    <w:rsid w:val="00BF24B6"/>
    <w:rsid w:val="00BF2951"/>
    <w:rsid w:val="00BF2972"/>
    <w:rsid w:val="00BF48BF"/>
    <w:rsid w:val="00BF5371"/>
    <w:rsid w:val="00BF6157"/>
    <w:rsid w:val="00BF6B97"/>
    <w:rsid w:val="00BF7A86"/>
    <w:rsid w:val="00C001CF"/>
    <w:rsid w:val="00C011E2"/>
    <w:rsid w:val="00C01F9D"/>
    <w:rsid w:val="00C0401C"/>
    <w:rsid w:val="00C04D11"/>
    <w:rsid w:val="00C05944"/>
    <w:rsid w:val="00C06BD5"/>
    <w:rsid w:val="00C11DC1"/>
    <w:rsid w:val="00C12E6A"/>
    <w:rsid w:val="00C14D2C"/>
    <w:rsid w:val="00C15884"/>
    <w:rsid w:val="00C16F24"/>
    <w:rsid w:val="00C17EF3"/>
    <w:rsid w:val="00C2135D"/>
    <w:rsid w:val="00C21512"/>
    <w:rsid w:val="00C21967"/>
    <w:rsid w:val="00C21987"/>
    <w:rsid w:val="00C219B2"/>
    <w:rsid w:val="00C2248E"/>
    <w:rsid w:val="00C245BD"/>
    <w:rsid w:val="00C24E89"/>
    <w:rsid w:val="00C250B0"/>
    <w:rsid w:val="00C2586C"/>
    <w:rsid w:val="00C27FCF"/>
    <w:rsid w:val="00C3097B"/>
    <w:rsid w:val="00C30EE6"/>
    <w:rsid w:val="00C323AA"/>
    <w:rsid w:val="00C32960"/>
    <w:rsid w:val="00C339FA"/>
    <w:rsid w:val="00C33D73"/>
    <w:rsid w:val="00C34A84"/>
    <w:rsid w:val="00C34DAB"/>
    <w:rsid w:val="00C37AB8"/>
    <w:rsid w:val="00C37CA6"/>
    <w:rsid w:val="00C418B4"/>
    <w:rsid w:val="00C424F9"/>
    <w:rsid w:val="00C42EC8"/>
    <w:rsid w:val="00C4428D"/>
    <w:rsid w:val="00C453D7"/>
    <w:rsid w:val="00C454A7"/>
    <w:rsid w:val="00C4558A"/>
    <w:rsid w:val="00C45C66"/>
    <w:rsid w:val="00C46CDC"/>
    <w:rsid w:val="00C4749D"/>
    <w:rsid w:val="00C47D95"/>
    <w:rsid w:val="00C5034A"/>
    <w:rsid w:val="00C51006"/>
    <w:rsid w:val="00C52A73"/>
    <w:rsid w:val="00C52AC5"/>
    <w:rsid w:val="00C533D8"/>
    <w:rsid w:val="00C535AD"/>
    <w:rsid w:val="00C53BA5"/>
    <w:rsid w:val="00C5428F"/>
    <w:rsid w:val="00C5456C"/>
    <w:rsid w:val="00C54FE7"/>
    <w:rsid w:val="00C5552F"/>
    <w:rsid w:val="00C55667"/>
    <w:rsid w:val="00C56334"/>
    <w:rsid w:val="00C564F3"/>
    <w:rsid w:val="00C61282"/>
    <w:rsid w:val="00C6208C"/>
    <w:rsid w:val="00C6253F"/>
    <w:rsid w:val="00C62CE8"/>
    <w:rsid w:val="00C63F36"/>
    <w:rsid w:val="00C6523F"/>
    <w:rsid w:val="00C660CA"/>
    <w:rsid w:val="00C70D57"/>
    <w:rsid w:val="00C71668"/>
    <w:rsid w:val="00C72E64"/>
    <w:rsid w:val="00C73168"/>
    <w:rsid w:val="00C75140"/>
    <w:rsid w:val="00C7536E"/>
    <w:rsid w:val="00C76539"/>
    <w:rsid w:val="00C76661"/>
    <w:rsid w:val="00C77033"/>
    <w:rsid w:val="00C77ACB"/>
    <w:rsid w:val="00C800CB"/>
    <w:rsid w:val="00C806C7"/>
    <w:rsid w:val="00C80943"/>
    <w:rsid w:val="00C81892"/>
    <w:rsid w:val="00C818EA"/>
    <w:rsid w:val="00C81FF0"/>
    <w:rsid w:val="00C846FC"/>
    <w:rsid w:val="00C849F3"/>
    <w:rsid w:val="00C859EE"/>
    <w:rsid w:val="00C8602A"/>
    <w:rsid w:val="00C87C72"/>
    <w:rsid w:val="00C90E76"/>
    <w:rsid w:val="00C91678"/>
    <w:rsid w:val="00C92858"/>
    <w:rsid w:val="00C92A99"/>
    <w:rsid w:val="00C94868"/>
    <w:rsid w:val="00C94A44"/>
    <w:rsid w:val="00C952D3"/>
    <w:rsid w:val="00C964A4"/>
    <w:rsid w:val="00C9763C"/>
    <w:rsid w:val="00C977B6"/>
    <w:rsid w:val="00C97FB6"/>
    <w:rsid w:val="00CA08AE"/>
    <w:rsid w:val="00CA10C8"/>
    <w:rsid w:val="00CA2016"/>
    <w:rsid w:val="00CA2ECD"/>
    <w:rsid w:val="00CA349A"/>
    <w:rsid w:val="00CA426A"/>
    <w:rsid w:val="00CA45EB"/>
    <w:rsid w:val="00CA4754"/>
    <w:rsid w:val="00CA4F76"/>
    <w:rsid w:val="00CA530A"/>
    <w:rsid w:val="00CA6698"/>
    <w:rsid w:val="00CA704B"/>
    <w:rsid w:val="00CA7AD8"/>
    <w:rsid w:val="00CB0616"/>
    <w:rsid w:val="00CB09A3"/>
    <w:rsid w:val="00CB1588"/>
    <w:rsid w:val="00CB67DB"/>
    <w:rsid w:val="00CB6BEF"/>
    <w:rsid w:val="00CB77B0"/>
    <w:rsid w:val="00CB7A57"/>
    <w:rsid w:val="00CB7C7E"/>
    <w:rsid w:val="00CC0549"/>
    <w:rsid w:val="00CC12F0"/>
    <w:rsid w:val="00CC19BC"/>
    <w:rsid w:val="00CC1B54"/>
    <w:rsid w:val="00CC214E"/>
    <w:rsid w:val="00CC2479"/>
    <w:rsid w:val="00CC3E89"/>
    <w:rsid w:val="00CC4CEE"/>
    <w:rsid w:val="00CC4E0B"/>
    <w:rsid w:val="00CC602D"/>
    <w:rsid w:val="00CC6518"/>
    <w:rsid w:val="00CC75E7"/>
    <w:rsid w:val="00CD27AF"/>
    <w:rsid w:val="00CD3908"/>
    <w:rsid w:val="00CE07AF"/>
    <w:rsid w:val="00CE08DF"/>
    <w:rsid w:val="00CE11A6"/>
    <w:rsid w:val="00CE3350"/>
    <w:rsid w:val="00CE40DC"/>
    <w:rsid w:val="00CE4133"/>
    <w:rsid w:val="00CE5AE4"/>
    <w:rsid w:val="00CE6E56"/>
    <w:rsid w:val="00CF2502"/>
    <w:rsid w:val="00CF500B"/>
    <w:rsid w:val="00CF5495"/>
    <w:rsid w:val="00CF54E4"/>
    <w:rsid w:val="00CF68B5"/>
    <w:rsid w:val="00D009BF"/>
    <w:rsid w:val="00D0189C"/>
    <w:rsid w:val="00D018F3"/>
    <w:rsid w:val="00D01B87"/>
    <w:rsid w:val="00D027C9"/>
    <w:rsid w:val="00D02E00"/>
    <w:rsid w:val="00D03C61"/>
    <w:rsid w:val="00D0539E"/>
    <w:rsid w:val="00D062AB"/>
    <w:rsid w:val="00D074BB"/>
    <w:rsid w:val="00D101DC"/>
    <w:rsid w:val="00D10849"/>
    <w:rsid w:val="00D1093D"/>
    <w:rsid w:val="00D10BF4"/>
    <w:rsid w:val="00D10D3B"/>
    <w:rsid w:val="00D1310E"/>
    <w:rsid w:val="00D1354B"/>
    <w:rsid w:val="00D13F1A"/>
    <w:rsid w:val="00D1462B"/>
    <w:rsid w:val="00D149CE"/>
    <w:rsid w:val="00D1583B"/>
    <w:rsid w:val="00D16925"/>
    <w:rsid w:val="00D174AF"/>
    <w:rsid w:val="00D2240F"/>
    <w:rsid w:val="00D226BC"/>
    <w:rsid w:val="00D22886"/>
    <w:rsid w:val="00D234CF"/>
    <w:rsid w:val="00D2399D"/>
    <w:rsid w:val="00D24043"/>
    <w:rsid w:val="00D24F2F"/>
    <w:rsid w:val="00D24F5D"/>
    <w:rsid w:val="00D25468"/>
    <w:rsid w:val="00D2546B"/>
    <w:rsid w:val="00D25F03"/>
    <w:rsid w:val="00D268BA"/>
    <w:rsid w:val="00D27168"/>
    <w:rsid w:val="00D27F5D"/>
    <w:rsid w:val="00D31257"/>
    <w:rsid w:val="00D31918"/>
    <w:rsid w:val="00D33B3C"/>
    <w:rsid w:val="00D34213"/>
    <w:rsid w:val="00D344EA"/>
    <w:rsid w:val="00D34906"/>
    <w:rsid w:val="00D36ACB"/>
    <w:rsid w:val="00D36BFA"/>
    <w:rsid w:val="00D37D26"/>
    <w:rsid w:val="00D4281D"/>
    <w:rsid w:val="00D42B63"/>
    <w:rsid w:val="00D42DCB"/>
    <w:rsid w:val="00D4340D"/>
    <w:rsid w:val="00D444BB"/>
    <w:rsid w:val="00D44904"/>
    <w:rsid w:val="00D46F48"/>
    <w:rsid w:val="00D47BD3"/>
    <w:rsid w:val="00D5009F"/>
    <w:rsid w:val="00D51233"/>
    <w:rsid w:val="00D51508"/>
    <w:rsid w:val="00D5294F"/>
    <w:rsid w:val="00D530CC"/>
    <w:rsid w:val="00D53FD0"/>
    <w:rsid w:val="00D54348"/>
    <w:rsid w:val="00D54815"/>
    <w:rsid w:val="00D55283"/>
    <w:rsid w:val="00D55A47"/>
    <w:rsid w:val="00D566CE"/>
    <w:rsid w:val="00D60082"/>
    <w:rsid w:val="00D6275C"/>
    <w:rsid w:val="00D62D06"/>
    <w:rsid w:val="00D62F6C"/>
    <w:rsid w:val="00D63E6C"/>
    <w:rsid w:val="00D649F6"/>
    <w:rsid w:val="00D65566"/>
    <w:rsid w:val="00D66110"/>
    <w:rsid w:val="00D664FA"/>
    <w:rsid w:val="00D66852"/>
    <w:rsid w:val="00D67B04"/>
    <w:rsid w:val="00D7127B"/>
    <w:rsid w:val="00D71589"/>
    <w:rsid w:val="00D71790"/>
    <w:rsid w:val="00D74132"/>
    <w:rsid w:val="00D74614"/>
    <w:rsid w:val="00D74732"/>
    <w:rsid w:val="00D759A7"/>
    <w:rsid w:val="00D763DC"/>
    <w:rsid w:val="00D80FA3"/>
    <w:rsid w:val="00D83C49"/>
    <w:rsid w:val="00D83F69"/>
    <w:rsid w:val="00D8454B"/>
    <w:rsid w:val="00D846BC"/>
    <w:rsid w:val="00D86605"/>
    <w:rsid w:val="00D877C1"/>
    <w:rsid w:val="00D87C09"/>
    <w:rsid w:val="00D90765"/>
    <w:rsid w:val="00D90E70"/>
    <w:rsid w:val="00D917E3"/>
    <w:rsid w:val="00D92C8A"/>
    <w:rsid w:val="00D92E31"/>
    <w:rsid w:val="00D93DF3"/>
    <w:rsid w:val="00D94291"/>
    <w:rsid w:val="00D944BE"/>
    <w:rsid w:val="00D94DBA"/>
    <w:rsid w:val="00D96814"/>
    <w:rsid w:val="00D97060"/>
    <w:rsid w:val="00DA07B7"/>
    <w:rsid w:val="00DA174B"/>
    <w:rsid w:val="00DA18B0"/>
    <w:rsid w:val="00DA1FBA"/>
    <w:rsid w:val="00DA290A"/>
    <w:rsid w:val="00DA295D"/>
    <w:rsid w:val="00DA3E88"/>
    <w:rsid w:val="00DA43BB"/>
    <w:rsid w:val="00DA43E8"/>
    <w:rsid w:val="00DA45AA"/>
    <w:rsid w:val="00DA4752"/>
    <w:rsid w:val="00DA4C77"/>
    <w:rsid w:val="00DA61C4"/>
    <w:rsid w:val="00DA6FBB"/>
    <w:rsid w:val="00DB01AF"/>
    <w:rsid w:val="00DB047A"/>
    <w:rsid w:val="00DB082E"/>
    <w:rsid w:val="00DB0868"/>
    <w:rsid w:val="00DB14C2"/>
    <w:rsid w:val="00DB1B1D"/>
    <w:rsid w:val="00DB2890"/>
    <w:rsid w:val="00DB29AE"/>
    <w:rsid w:val="00DB3039"/>
    <w:rsid w:val="00DB5019"/>
    <w:rsid w:val="00DB56E5"/>
    <w:rsid w:val="00DB5D49"/>
    <w:rsid w:val="00DB6895"/>
    <w:rsid w:val="00DB6E0F"/>
    <w:rsid w:val="00DB7817"/>
    <w:rsid w:val="00DB7FB2"/>
    <w:rsid w:val="00DC0771"/>
    <w:rsid w:val="00DC0A5B"/>
    <w:rsid w:val="00DC0F71"/>
    <w:rsid w:val="00DC218C"/>
    <w:rsid w:val="00DC2D94"/>
    <w:rsid w:val="00DC533F"/>
    <w:rsid w:val="00DC6490"/>
    <w:rsid w:val="00DC69CF"/>
    <w:rsid w:val="00DC6BFA"/>
    <w:rsid w:val="00DD0BE1"/>
    <w:rsid w:val="00DD0EC9"/>
    <w:rsid w:val="00DD1367"/>
    <w:rsid w:val="00DD1EDF"/>
    <w:rsid w:val="00DD20E2"/>
    <w:rsid w:val="00DD24E5"/>
    <w:rsid w:val="00DD29C3"/>
    <w:rsid w:val="00DD2EC1"/>
    <w:rsid w:val="00DD3BA0"/>
    <w:rsid w:val="00DD3EF9"/>
    <w:rsid w:val="00DD4F57"/>
    <w:rsid w:val="00DD6276"/>
    <w:rsid w:val="00DD6C02"/>
    <w:rsid w:val="00DD77A3"/>
    <w:rsid w:val="00DE0CD1"/>
    <w:rsid w:val="00DE1BC2"/>
    <w:rsid w:val="00DE1C56"/>
    <w:rsid w:val="00DE3821"/>
    <w:rsid w:val="00DE3B0D"/>
    <w:rsid w:val="00DE4482"/>
    <w:rsid w:val="00DE45C7"/>
    <w:rsid w:val="00DE4A53"/>
    <w:rsid w:val="00DE597F"/>
    <w:rsid w:val="00DE6EDC"/>
    <w:rsid w:val="00DE6FD2"/>
    <w:rsid w:val="00DE71A9"/>
    <w:rsid w:val="00DE7E68"/>
    <w:rsid w:val="00DE7E79"/>
    <w:rsid w:val="00DF193C"/>
    <w:rsid w:val="00DF353F"/>
    <w:rsid w:val="00DF3626"/>
    <w:rsid w:val="00DF42BD"/>
    <w:rsid w:val="00DF7313"/>
    <w:rsid w:val="00DF7F6D"/>
    <w:rsid w:val="00E009C2"/>
    <w:rsid w:val="00E01579"/>
    <w:rsid w:val="00E01BE3"/>
    <w:rsid w:val="00E02C7C"/>
    <w:rsid w:val="00E040E3"/>
    <w:rsid w:val="00E0530E"/>
    <w:rsid w:val="00E053D2"/>
    <w:rsid w:val="00E061F7"/>
    <w:rsid w:val="00E0644B"/>
    <w:rsid w:val="00E068CB"/>
    <w:rsid w:val="00E0694B"/>
    <w:rsid w:val="00E0774C"/>
    <w:rsid w:val="00E1028E"/>
    <w:rsid w:val="00E10DDB"/>
    <w:rsid w:val="00E10E9A"/>
    <w:rsid w:val="00E115C6"/>
    <w:rsid w:val="00E11F91"/>
    <w:rsid w:val="00E1272C"/>
    <w:rsid w:val="00E14B10"/>
    <w:rsid w:val="00E16D9F"/>
    <w:rsid w:val="00E204A0"/>
    <w:rsid w:val="00E20BE0"/>
    <w:rsid w:val="00E215FC"/>
    <w:rsid w:val="00E23E79"/>
    <w:rsid w:val="00E2673D"/>
    <w:rsid w:val="00E26B65"/>
    <w:rsid w:val="00E305AB"/>
    <w:rsid w:val="00E30911"/>
    <w:rsid w:val="00E30BFA"/>
    <w:rsid w:val="00E312A5"/>
    <w:rsid w:val="00E32161"/>
    <w:rsid w:val="00E337A5"/>
    <w:rsid w:val="00E3401C"/>
    <w:rsid w:val="00E36106"/>
    <w:rsid w:val="00E361F7"/>
    <w:rsid w:val="00E36E66"/>
    <w:rsid w:val="00E370E9"/>
    <w:rsid w:val="00E37898"/>
    <w:rsid w:val="00E37E4C"/>
    <w:rsid w:val="00E40378"/>
    <w:rsid w:val="00E40921"/>
    <w:rsid w:val="00E41862"/>
    <w:rsid w:val="00E4211B"/>
    <w:rsid w:val="00E4280F"/>
    <w:rsid w:val="00E42E78"/>
    <w:rsid w:val="00E4368D"/>
    <w:rsid w:val="00E43872"/>
    <w:rsid w:val="00E44072"/>
    <w:rsid w:val="00E47164"/>
    <w:rsid w:val="00E47995"/>
    <w:rsid w:val="00E51E42"/>
    <w:rsid w:val="00E537D7"/>
    <w:rsid w:val="00E53EA5"/>
    <w:rsid w:val="00E5432F"/>
    <w:rsid w:val="00E54885"/>
    <w:rsid w:val="00E5520B"/>
    <w:rsid w:val="00E563A4"/>
    <w:rsid w:val="00E56CF4"/>
    <w:rsid w:val="00E57460"/>
    <w:rsid w:val="00E5750D"/>
    <w:rsid w:val="00E57556"/>
    <w:rsid w:val="00E606BD"/>
    <w:rsid w:val="00E60FAE"/>
    <w:rsid w:val="00E61173"/>
    <w:rsid w:val="00E623AE"/>
    <w:rsid w:val="00E6284D"/>
    <w:rsid w:val="00E62F6C"/>
    <w:rsid w:val="00E634A0"/>
    <w:rsid w:val="00E641C7"/>
    <w:rsid w:val="00E64AE9"/>
    <w:rsid w:val="00E667EB"/>
    <w:rsid w:val="00E667EC"/>
    <w:rsid w:val="00E715B7"/>
    <w:rsid w:val="00E71687"/>
    <w:rsid w:val="00E7461B"/>
    <w:rsid w:val="00E74887"/>
    <w:rsid w:val="00E74F2F"/>
    <w:rsid w:val="00E75EE5"/>
    <w:rsid w:val="00E75EF9"/>
    <w:rsid w:val="00E76479"/>
    <w:rsid w:val="00E76A1A"/>
    <w:rsid w:val="00E774FB"/>
    <w:rsid w:val="00E7763F"/>
    <w:rsid w:val="00E80975"/>
    <w:rsid w:val="00E81C7A"/>
    <w:rsid w:val="00E856D6"/>
    <w:rsid w:val="00E85DBD"/>
    <w:rsid w:val="00E876EB"/>
    <w:rsid w:val="00E905E9"/>
    <w:rsid w:val="00E910FB"/>
    <w:rsid w:val="00E92110"/>
    <w:rsid w:val="00E924E6"/>
    <w:rsid w:val="00E92928"/>
    <w:rsid w:val="00E92EC4"/>
    <w:rsid w:val="00E934F9"/>
    <w:rsid w:val="00E953D6"/>
    <w:rsid w:val="00E961E4"/>
    <w:rsid w:val="00E96912"/>
    <w:rsid w:val="00E96A12"/>
    <w:rsid w:val="00EA0448"/>
    <w:rsid w:val="00EA1295"/>
    <w:rsid w:val="00EA2AD2"/>
    <w:rsid w:val="00EA33A6"/>
    <w:rsid w:val="00EA3DFA"/>
    <w:rsid w:val="00EA4F1D"/>
    <w:rsid w:val="00EA5F24"/>
    <w:rsid w:val="00EA601C"/>
    <w:rsid w:val="00EA6597"/>
    <w:rsid w:val="00EB01C1"/>
    <w:rsid w:val="00EB08B1"/>
    <w:rsid w:val="00EB11DA"/>
    <w:rsid w:val="00EB1F1C"/>
    <w:rsid w:val="00EB24F3"/>
    <w:rsid w:val="00EB26D3"/>
    <w:rsid w:val="00EB3666"/>
    <w:rsid w:val="00EB3698"/>
    <w:rsid w:val="00EB3C02"/>
    <w:rsid w:val="00EB4432"/>
    <w:rsid w:val="00EB4F20"/>
    <w:rsid w:val="00EB6376"/>
    <w:rsid w:val="00EB6D11"/>
    <w:rsid w:val="00EC017D"/>
    <w:rsid w:val="00EC135F"/>
    <w:rsid w:val="00EC20C6"/>
    <w:rsid w:val="00EC3ACB"/>
    <w:rsid w:val="00EC463A"/>
    <w:rsid w:val="00EC47DA"/>
    <w:rsid w:val="00EC4F4E"/>
    <w:rsid w:val="00EC69F8"/>
    <w:rsid w:val="00EC722E"/>
    <w:rsid w:val="00ED01A9"/>
    <w:rsid w:val="00ED1FDA"/>
    <w:rsid w:val="00ED3A89"/>
    <w:rsid w:val="00ED3E7F"/>
    <w:rsid w:val="00ED4157"/>
    <w:rsid w:val="00ED4596"/>
    <w:rsid w:val="00ED54C4"/>
    <w:rsid w:val="00ED5E05"/>
    <w:rsid w:val="00ED6252"/>
    <w:rsid w:val="00EE26C9"/>
    <w:rsid w:val="00EE3C86"/>
    <w:rsid w:val="00EE4F52"/>
    <w:rsid w:val="00EE54A5"/>
    <w:rsid w:val="00EE5851"/>
    <w:rsid w:val="00EE5D5E"/>
    <w:rsid w:val="00EE5DC5"/>
    <w:rsid w:val="00EE6841"/>
    <w:rsid w:val="00EE6B2A"/>
    <w:rsid w:val="00EF07FB"/>
    <w:rsid w:val="00EF1825"/>
    <w:rsid w:val="00EF27F6"/>
    <w:rsid w:val="00EF3A9C"/>
    <w:rsid w:val="00EF6052"/>
    <w:rsid w:val="00F0039E"/>
    <w:rsid w:val="00F02529"/>
    <w:rsid w:val="00F03CE9"/>
    <w:rsid w:val="00F043DC"/>
    <w:rsid w:val="00F057A9"/>
    <w:rsid w:val="00F06CBA"/>
    <w:rsid w:val="00F06FF3"/>
    <w:rsid w:val="00F0740D"/>
    <w:rsid w:val="00F07A5D"/>
    <w:rsid w:val="00F07AB2"/>
    <w:rsid w:val="00F10105"/>
    <w:rsid w:val="00F13796"/>
    <w:rsid w:val="00F13DD3"/>
    <w:rsid w:val="00F15482"/>
    <w:rsid w:val="00F17059"/>
    <w:rsid w:val="00F1730F"/>
    <w:rsid w:val="00F2103A"/>
    <w:rsid w:val="00F21814"/>
    <w:rsid w:val="00F21FE7"/>
    <w:rsid w:val="00F23FD4"/>
    <w:rsid w:val="00F262FB"/>
    <w:rsid w:val="00F272F8"/>
    <w:rsid w:val="00F30740"/>
    <w:rsid w:val="00F313F5"/>
    <w:rsid w:val="00F329DF"/>
    <w:rsid w:val="00F3342D"/>
    <w:rsid w:val="00F367AF"/>
    <w:rsid w:val="00F372DF"/>
    <w:rsid w:val="00F37DC4"/>
    <w:rsid w:val="00F37F37"/>
    <w:rsid w:val="00F413A9"/>
    <w:rsid w:val="00F42999"/>
    <w:rsid w:val="00F437B3"/>
    <w:rsid w:val="00F440A2"/>
    <w:rsid w:val="00F451BF"/>
    <w:rsid w:val="00F45F8D"/>
    <w:rsid w:val="00F474BD"/>
    <w:rsid w:val="00F51063"/>
    <w:rsid w:val="00F5150A"/>
    <w:rsid w:val="00F52330"/>
    <w:rsid w:val="00F5287A"/>
    <w:rsid w:val="00F53A7D"/>
    <w:rsid w:val="00F562AE"/>
    <w:rsid w:val="00F6022C"/>
    <w:rsid w:val="00F605EC"/>
    <w:rsid w:val="00F621E0"/>
    <w:rsid w:val="00F6257C"/>
    <w:rsid w:val="00F63E1D"/>
    <w:rsid w:val="00F64BAB"/>
    <w:rsid w:val="00F659DA"/>
    <w:rsid w:val="00F70779"/>
    <w:rsid w:val="00F70BF8"/>
    <w:rsid w:val="00F720D8"/>
    <w:rsid w:val="00F721FE"/>
    <w:rsid w:val="00F729DC"/>
    <w:rsid w:val="00F73C6B"/>
    <w:rsid w:val="00F74739"/>
    <w:rsid w:val="00F75EED"/>
    <w:rsid w:val="00F76406"/>
    <w:rsid w:val="00F77C08"/>
    <w:rsid w:val="00F80ABF"/>
    <w:rsid w:val="00F819AA"/>
    <w:rsid w:val="00F81EF8"/>
    <w:rsid w:val="00F85529"/>
    <w:rsid w:val="00F8570A"/>
    <w:rsid w:val="00F85EF1"/>
    <w:rsid w:val="00F8680C"/>
    <w:rsid w:val="00F86B2C"/>
    <w:rsid w:val="00F906E8"/>
    <w:rsid w:val="00F91401"/>
    <w:rsid w:val="00F91814"/>
    <w:rsid w:val="00F920E2"/>
    <w:rsid w:val="00F93CE9"/>
    <w:rsid w:val="00F93FB3"/>
    <w:rsid w:val="00F943E6"/>
    <w:rsid w:val="00F960EC"/>
    <w:rsid w:val="00F961A3"/>
    <w:rsid w:val="00F9676E"/>
    <w:rsid w:val="00F973EA"/>
    <w:rsid w:val="00F976E5"/>
    <w:rsid w:val="00F97E59"/>
    <w:rsid w:val="00FA0D35"/>
    <w:rsid w:val="00FA133C"/>
    <w:rsid w:val="00FA1A5D"/>
    <w:rsid w:val="00FA20D6"/>
    <w:rsid w:val="00FA21DB"/>
    <w:rsid w:val="00FA2CC8"/>
    <w:rsid w:val="00FA3A2B"/>
    <w:rsid w:val="00FA3C14"/>
    <w:rsid w:val="00FA458A"/>
    <w:rsid w:val="00FA4C5C"/>
    <w:rsid w:val="00FA4EDF"/>
    <w:rsid w:val="00FA72A1"/>
    <w:rsid w:val="00FA7EFD"/>
    <w:rsid w:val="00FB0A70"/>
    <w:rsid w:val="00FB0DA5"/>
    <w:rsid w:val="00FB1B92"/>
    <w:rsid w:val="00FB271D"/>
    <w:rsid w:val="00FB2E36"/>
    <w:rsid w:val="00FB365B"/>
    <w:rsid w:val="00FB3901"/>
    <w:rsid w:val="00FB502D"/>
    <w:rsid w:val="00FB541D"/>
    <w:rsid w:val="00FB59A8"/>
    <w:rsid w:val="00FB5A54"/>
    <w:rsid w:val="00FB7BFC"/>
    <w:rsid w:val="00FC10BD"/>
    <w:rsid w:val="00FC14C4"/>
    <w:rsid w:val="00FC1A57"/>
    <w:rsid w:val="00FC2B54"/>
    <w:rsid w:val="00FC2E4F"/>
    <w:rsid w:val="00FC339A"/>
    <w:rsid w:val="00FC3725"/>
    <w:rsid w:val="00FC42A2"/>
    <w:rsid w:val="00FC4884"/>
    <w:rsid w:val="00FC4B47"/>
    <w:rsid w:val="00FC5D39"/>
    <w:rsid w:val="00FC76E1"/>
    <w:rsid w:val="00FD0594"/>
    <w:rsid w:val="00FD05E3"/>
    <w:rsid w:val="00FD10E0"/>
    <w:rsid w:val="00FD12E1"/>
    <w:rsid w:val="00FD1DD3"/>
    <w:rsid w:val="00FD3559"/>
    <w:rsid w:val="00FD404E"/>
    <w:rsid w:val="00FD4521"/>
    <w:rsid w:val="00FD4830"/>
    <w:rsid w:val="00FD5937"/>
    <w:rsid w:val="00FD5F8F"/>
    <w:rsid w:val="00FD6762"/>
    <w:rsid w:val="00FD67E6"/>
    <w:rsid w:val="00FE0041"/>
    <w:rsid w:val="00FE013E"/>
    <w:rsid w:val="00FE07B0"/>
    <w:rsid w:val="00FE0A8A"/>
    <w:rsid w:val="00FE0C15"/>
    <w:rsid w:val="00FE1B41"/>
    <w:rsid w:val="00FE1EAB"/>
    <w:rsid w:val="00FE319B"/>
    <w:rsid w:val="00FE34D4"/>
    <w:rsid w:val="00FE42AC"/>
    <w:rsid w:val="00FE547F"/>
    <w:rsid w:val="00FE55D1"/>
    <w:rsid w:val="00FE5FE5"/>
    <w:rsid w:val="00FE633D"/>
    <w:rsid w:val="00FE7489"/>
    <w:rsid w:val="00FE7578"/>
    <w:rsid w:val="00FF071F"/>
    <w:rsid w:val="00FF0945"/>
    <w:rsid w:val="00FF20D2"/>
    <w:rsid w:val="00FF2444"/>
    <w:rsid w:val="00FF2559"/>
    <w:rsid w:val="00FF42BF"/>
    <w:rsid w:val="1F83F37B"/>
    <w:rsid w:val="4A4791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FFC62"/>
  <w15:chartTrackingRefBased/>
  <w15:docId w15:val="{BD03A1F9-72F3-4E68-9ACD-546AADB89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65A2"/>
    <w:rPr>
      <w:rFonts w:ascii="Times New Roman" w:hAnsi="Times New Roman"/>
    </w:rPr>
  </w:style>
  <w:style w:type="paragraph" w:styleId="1">
    <w:name w:val="heading 1"/>
    <w:basedOn w:val="a"/>
    <w:next w:val="a"/>
    <w:link w:val="10"/>
    <w:uiPriority w:val="9"/>
    <w:qFormat/>
    <w:rsid w:val="001D1294"/>
    <w:pPr>
      <w:spacing w:line="360" w:lineRule="auto"/>
      <w:jc w:val="both"/>
      <w:outlineLvl w:val="0"/>
    </w:pPr>
    <w:rPr>
      <w:rFonts w:eastAsia="宋体" w:cs="Times New Roman"/>
      <w:b/>
      <w:bCs/>
      <w:color w:val="000000" w:themeColor="text1"/>
    </w:rPr>
  </w:style>
  <w:style w:type="paragraph" w:styleId="2">
    <w:name w:val="heading 2"/>
    <w:basedOn w:val="a"/>
    <w:next w:val="a"/>
    <w:link w:val="20"/>
    <w:uiPriority w:val="9"/>
    <w:semiHidden/>
    <w:unhideWhenUsed/>
    <w:qFormat/>
    <w:rsid w:val="00590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909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5909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909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909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09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09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09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1294"/>
    <w:rPr>
      <w:rFonts w:ascii="Times New Roman" w:eastAsia="宋体" w:hAnsi="Times New Roman" w:cs="Times New Roman"/>
      <w:b/>
      <w:bCs/>
      <w:color w:val="000000" w:themeColor="text1"/>
    </w:rPr>
  </w:style>
  <w:style w:type="character" w:customStyle="1" w:styleId="20">
    <w:name w:val="标题 2 字符"/>
    <w:basedOn w:val="a0"/>
    <w:link w:val="2"/>
    <w:uiPriority w:val="9"/>
    <w:semiHidden/>
    <w:rsid w:val="0059095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590958"/>
    <w:rPr>
      <w:rFonts w:eastAsiaTheme="majorEastAsia" w:cstheme="majorBidi"/>
      <w:color w:val="0F4761" w:themeColor="accent1" w:themeShade="BF"/>
      <w:sz w:val="28"/>
      <w:szCs w:val="28"/>
    </w:rPr>
  </w:style>
  <w:style w:type="character" w:customStyle="1" w:styleId="40">
    <w:name w:val="标题 4 字符"/>
    <w:basedOn w:val="a0"/>
    <w:link w:val="4"/>
    <w:uiPriority w:val="9"/>
    <w:rsid w:val="00590958"/>
    <w:rPr>
      <w:rFonts w:eastAsiaTheme="majorEastAsia" w:cstheme="majorBidi"/>
      <w:i/>
      <w:iCs/>
      <w:color w:val="0F4761" w:themeColor="accent1" w:themeShade="BF"/>
    </w:rPr>
  </w:style>
  <w:style w:type="character" w:customStyle="1" w:styleId="50">
    <w:name w:val="标题 5 字符"/>
    <w:basedOn w:val="a0"/>
    <w:link w:val="5"/>
    <w:uiPriority w:val="9"/>
    <w:semiHidden/>
    <w:rsid w:val="00590958"/>
    <w:rPr>
      <w:rFonts w:eastAsiaTheme="majorEastAsia" w:cstheme="majorBidi"/>
      <w:color w:val="0F4761" w:themeColor="accent1" w:themeShade="BF"/>
    </w:rPr>
  </w:style>
  <w:style w:type="character" w:customStyle="1" w:styleId="60">
    <w:name w:val="标题 6 字符"/>
    <w:basedOn w:val="a0"/>
    <w:link w:val="6"/>
    <w:uiPriority w:val="9"/>
    <w:semiHidden/>
    <w:rsid w:val="00590958"/>
    <w:rPr>
      <w:rFonts w:eastAsiaTheme="majorEastAsia" w:cstheme="majorBidi"/>
      <w:i/>
      <w:iCs/>
      <w:color w:val="595959" w:themeColor="text1" w:themeTint="A6"/>
    </w:rPr>
  </w:style>
  <w:style w:type="character" w:customStyle="1" w:styleId="70">
    <w:name w:val="标题 7 字符"/>
    <w:basedOn w:val="a0"/>
    <w:link w:val="7"/>
    <w:uiPriority w:val="9"/>
    <w:semiHidden/>
    <w:rsid w:val="00590958"/>
    <w:rPr>
      <w:rFonts w:eastAsiaTheme="majorEastAsia" w:cstheme="majorBidi"/>
      <w:color w:val="595959" w:themeColor="text1" w:themeTint="A6"/>
    </w:rPr>
  </w:style>
  <w:style w:type="character" w:customStyle="1" w:styleId="80">
    <w:name w:val="标题 8 字符"/>
    <w:basedOn w:val="a0"/>
    <w:link w:val="8"/>
    <w:uiPriority w:val="9"/>
    <w:semiHidden/>
    <w:rsid w:val="00590958"/>
    <w:rPr>
      <w:rFonts w:eastAsiaTheme="majorEastAsia" w:cstheme="majorBidi"/>
      <w:i/>
      <w:iCs/>
      <w:color w:val="272727" w:themeColor="text1" w:themeTint="D8"/>
    </w:rPr>
  </w:style>
  <w:style w:type="character" w:customStyle="1" w:styleId="90">
    <w:name w:val="标题 9 字符"/>
    <w:basedOn w:val="a0"/>
    <w:link w:val="9"/>
    <w:uiPriority w:val="9"/>
    <w:semiHidden/>
    <w:rsid w:val="00590958"/>
    <w:rPr>
      <w:rFonts w:eastAsiaTheme="majorEastAsia" w:cstheme="majorBidi"/>
      <w:color w:val="272727" w:themeColor="text1" w:themeTint="D8"/>
    </w:rPr>
  </w:style>
  <w:style w:type="paragraph" w:styleId="a3">
    <w:name w:val="Title"/>
    <w:basedOn w:val="a"/>
    <w:next w:val="a"/>
    <w:link w:val="a4"/>
    <w:uiPriority w:val="10"/>
    <w:qFormat/>
    <w:rsid w:val="00590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09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095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9095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90958"/>
    <w:pPr>
      <w:spacing w:before="160"/>
      <w:jc w:val="center"/>
    </w:pPr>
    <w:rPr>
      <w:i/>
      <w:iCs/>
      <w:color w:val="404040" w:themeColor="text1" w:themeTint="BF"/>
    </w:rPr>
  </w:style>
  <w:style w:type="character" w:customStyle="1" w:styleId="a8">
    <w:name w:val="引用 字符"/>
    <w:basedOn w:val="a0"/>
    <w:link w:val="a7"/>
    <w:uiPriority w:val="29"/>
    <w:rsid w:val="00590958"/>
    <w:rPr>
      <w:i/>
      <w:iCs/>
      <w:color w:val="404040" w:themeColor="text1" w:themeTint="BF"/>
    </w:rPr>
  </w:style>
  <w:style w:type="paragraph" w:styleId="a9">
    <w:name w:val="List Paragraph"/>
    <w:basedOn w:val="a"/>
    <w:link w:val="aa"/>
    <w:uiPriority w:val="34"/>
    <w:qFormat/>
    <w:rsid w:val="00590958"/>
    <w:pPr>
      <w:ind w:left="720"/>
      <w:contextualSpacing/>
    </w:pPr>
  </w:style>
  <w:style w:type="character" w:styleId="ab">
    <w:name w:val="Intense Emphasis"/>
    <w:basedOn w:val="a0"/>
    <w:uiPriority w:val="21"/>
    <w:qFormat/>
    <w:rsid w:val="00590958"/>
    <w:rPr>
      <w:i/>
      <w:iCs/>
      <w:color w:val="0F4761" w:themeColor="accent1" w:themeShade="BF"/>
    </w:rPr>
  </w:style>
  <w:style w:type="paragraph" w:styleId="ac">
    <w:name w:val="Intense Quote"/>
    <w:basedOn w:val="a"/>
    <w:next w:val="a"/>
    <w:link w:val="ad"/>
    <w:uiPriority w:val="30"/>
    <w:qFormat/>
    <w:rsid w:val="00590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590958"/>
    <w:rPr>
      <w:i/>
      <w:iCs/>
      <w:color w:val="0F4761" w:themeColor="accent1" w:themeShade="BF"/>
    </w:rPr>
  </w:style>
  <w:style w:type="character" w:styleId="ae">
    <w:name w:val="Intense Reference"/>
    <w:basedOn w:val="a0"/>
    <w:uiPriority w:val="32"/>
    <w:qFormat/>
    <w:rsid w:val="00590958"/>
    <w:rPr>
      <w:b/>
      <w:bCs/>
      <w:smallCaps/>
      <w:color w:val="0F4761" w:themeColor="accent1" w:themeShade="BF"/>
      <w:spacing w:val="5"/>
    </w:rPr>
  </w:style>
  <w:style w:type="character" w:styleId="af">
    <w:name w:val="Strong"/>
    <w:basedOn w:val="a0"/>
    <w:uiPriority w:val="22"/>
    <w:qFormat/>
    <w:rsid w:val="00C52A73"/>
    <w:rPr>
      <w:b/>
      <w:bCs/>
    </w:rPr>
  </w:style>
  <w:style w:type="character" w:styleId="af0">
    <w:name w:val="line number"/>
    <w:basedOn w:val="a0"/>
    <w:uiPriority w:val="99"/>
    <w:semiHidden/>
    <w:unhideWhenUsed/>
    <w:rsid w:val="009C6967"/>
  </w:style>
  <w:style w:type="paragraph" w:styleId="af1">
    <w:name w:val="footer"/>
    <w:basedOn w:val="a"/>
    <w:link w:val="af2"/>
    <w:uiPriority w:val="99"/>
    <w:unhideWhenUsed/>
    <w:rsid w:val="003A6CCF"/>
    <w:pPr>
      <w:tabs>
        <w:tab w:val="center" w:pos="4680"/>
        <w:tab w:val="right" w:pos="9360"/>
      </w:tabs>
      <w:spacing w:after="0" w:line="240" w:lineRule="auto"/>
    </w:pPr>
  </w:style>
  <w:style w:type="character" w:customStyle="1" w:styleId="af2">
    <w:name w:val="页脚 字符"/>
    <w:basedOn w:val="a0"/>
    <w:link w:val="af1"/>
    <w:uiPriority w:val="99"/>
    <w:rsid w:val="003A6CCF"/>
    <w:rPr>
      <w:rFonts w:ascii="Times New Roman" w:hAnsi="Times New Roman"/>
    </w:rPr>
  </w:style>
  <w:style w:type="character" w:styleId="af3">
    <w:name w:val="page number"/>
    <w:basedOn w:val="a0"/>
    <w:uiPriority w:val="99"/>
    <w:semiHidden/>
    <w:unhideWhenUsed/>
    <w:rsid w:val="003A6CCF"/>
  </w:style>
  <w:style w:type="paragraph" w:customStyle="1" w:styleId="EndNoteBibliographyTitle">
    <w:name w:val="EndNote Bibliography Title"/>
    <w:basedOn w:val="a"/>
    <w:link w:val="EndNoteBibliographyTitleChar"/>
    <w:rsid w:val="00170128"/>
    <w:pPr>
      <w:spacing w:after="0"/>
      <w:jc w:val="center"/>
    </w:pPr>
    <w:rPr>
      <w:rFonts w:cs="Times New Roman"/>
    </w:rPr>
  </w:style>
  <w:style w:type="character" w:customStyle="1" w:styleId="aa">
    <w:name w:val="列出段落 字符"/>
    <w:basedOn w:val="a0"/>
    <w:link w:val="a9"/>
    <w:uiPriority w:val="34"/>
    <w:rsid w:val="00170128"/>
    <w:rPr>
      <w:rFonts w:ascii="Times New Roman" w:hAnsi="Times New Roman"/>
    </w:rPr>
  </w:style>
  <w:style w:type="character" w:customStyle="1" w:styleId="EndNoteBibliographyTitleChar">
    <w:name w:val="EndNote Bibliography Title Char"/>
    <w:basedOn w:val="aa"/>
    <w:link w:val="EndNoteBibliographyTitle"/>
    <w:rsid w:val="00170128"/>
    <w:rPr>
      <w:rFonts w:ascii="Times New Roman" w:hAnsi="Times New Roman" w:cs="Times New Roman"/>
    </w:rPr>
  </w:style>
  <w:style w:type="paragraph" w:customStyle="1" w:styleId="EndNoteBibliography">
    <w:name w:val="EndNote Bibliography"/>
    <w:basedOn w:val="a"/>
    <w:link w:val="EndNoteBibliographyChar"/>
    <w:rsid w:val="00170128"/>
    <w:pPr>
      <w:spacing w:line="240" w:lineRule="auto"/>
      <w:jc w:val="both"/>
    </w:pPr>
    <w:rPr>
      <w:rFonts w:cs="Times New Roman"/>
    </w:rPr>
  </w:style>
  <w:style w:type="character" w:customStyle="1" w:styleId="EndNoteBibliographyChar">
    <w:name w:val="EndNote Bibliography Char"/>
    <w:basedOn w:val="aa"/>
    <w:link w:val="EndNoteBibliography"/>
    <w:rsid w:val="00170128"/>
    <w:rPr>
      <w:rFonts w:ascii="Times New Roman" w:hAnsi="Times New Roman" w:cs="Times New Roman"/>
    </w:rPr>
  </w:style>
  <w:style w:type="paragraph" w:styleId="af4">
    <w:name w:val="header"/>
    <w:basedOn w:val="a"/>
    <w:link w:val="af5"/>
    <w:uiPriority w:val="99"/>
    <w:unhideWhenUsed/>
    <w:rsid w:val="002B41C0"/>
    <w:pPr>
      <w:tabs>
        <w:tab w:val="center" w:pos="4680"/>
        <w:tab w:val="right" w:pos="9360"/>
      </w:tabs>
      <w:spacing w:after="0" w:line="240" w:lineRule="auto"/>
    </w:pPr>
  </w:style>
  <w:style w:type="character" w:customStyle="1" w:styleId="af5">
    <w:name w:val="页眉 字符"/>
    <w:basedOn w:val="a0"/>
    <w:link w:val="af4"/>
    <w:uiPriority w:val="99"/>
    <w:rsid w:val="002B41C0"/>
    <w:rPr>
      <w:rFonts w:ascii="Times New Roman" w:hAnsi="Times New Roman"/>
    </w:rPr>
  </w:style>
  <w:style w:type="paragraph" w:styleId="af6">
    <w:name w:val="Revision"/>
    <w:hidden/>
    <w:uiPriority w:val="99"/>
    <w:semiHidden/>
    <w:rsid w:val="00B351EC"/>
    <w:pPr>
      <w:spacing w:after="0" w:line="240" w:lineRule="auto"/>
    </w:pPr>
    <w:rPr>
      <w:rFonts w:ascii="Times New Roman" w:hAnsi="Times New Roman"/>
    </w:rPr>
  </w:style>
  <w:style w:type="paragraph" w:styleId="af7">
    <w:name w:val="No Spacing"/>
    <w:uiPriority w:val="1"/>
    <w:qFormat/>
    <w:rsid w:val="00D2240F"/>
    <w:pPr>
      <w:spacing w:after="0" w:line="240" w:lineRule="auto"/>
    </w:pPr>
    <w:rPr>
      <w:rFonts w:ascii="Times New Roman" w:hAnsi="Times New Roman"/>
    </w:rPr>
  </w:style>
  <w:style w:type="paragraph" w:styleId="af8">
    <w:name w:val="caption"/>
    <w:basedOn w:val="a"/>
    <w:next w:val="a"/>
    <w:uiPriority w:val="35"/>
    <w:unhideWhenUsed/>
    <w:qFormat/>
    <w:rsid w:val="004612B7"/>
    <w:pPr>
      <w:spacing w:after="200" w:line="240" w:lineRule="auto"/>
    </w:pPr>
    <w:rPr>
      <w:i/>
      <w:iCs/>
      <w:color w:val="0E2841" w:themeColor="text2"/>
      <w:sz w:val="18"/>
      <w:szCs w:val="18"/>
    </w:rPr>
  </w:style>
  <w:style w:type="character" w:styleId="af9">
    <w:name w:val="annotation reference"/>
    <w:basedOn w:val="a0"/>
    <w:uiPriority w:val="99"/>
    <w:semiHidden/>
    <w:unhideWhenUsed/>
    <w:rsid w:val="0057609D"/>
    <w:rPr>
      <w:sz w:val="16"/>
      <w:szCs w:val="16"/>
    </w:rPr>
  </w:style>
  <w:style w:type="paragraph" w:styleId="afa">
    <w:name w:val="annotation text"/>
    <w:basedOn w:val="a"/>
    <w:link w:val="afb"/>
    <w:uiPriority w:val="99"/>
    <w:semiHidden/>
    <w:unhideWhenUsed/>
    <w:rsid w:val="0057609D"/>
    <w:pPr>
      <w:spacing w:line="240" w:lineRule="auto"/>
    </w:pPr>
    <w:rPr>
      <w:sz w:val="20"/>
      <w:szCs w:val="20"/>
    </w:rPr>
  </w:style>
  <w:style w:type="character" w:customStyle="1" w:styleId="afb">
    <w:name w:val="批注文字 字符"/>
    <w:basedOn w:val="a0"/>
    <w:link w:val="afa"/>
    <w:uiPriority w:val="99"/>
    <w:semiHidden/>
    <w:rsid w:val="0057609D"/>
    <w:rPr>
      <w:rFonts w:ascii="Times New Roman" w:hAnsi="Times New Roman"/>
      <w:sz w:val="20"/>
      <w:szCs w:val="20"/>
    </w:rPr>
  </w:style>
  <w:style w:type="paragraph" w:styleId="afc">
    <w:name w:val="annotation subject"/>
    <w:basedOn w:val="afa"/>
    <w:next w:val="afa"/>
    <w:link w:val="afd"/>
    <w:uiPriority w:val="99"/>
    <w:semiHidden/>
    <w:unhideWhenUsed/>
    <w:rsid w:val="0057609D"/>
    <w:rPr>
      <w:b/>
      <w:bCs/>
    </w:rPr>
  </w:style>
  <w:style w:type="character" w:customStyle="1" w:styleId="afd">
    <w:name w:val="批注主题 字符"/>
    <w:basedOn w:val="afb"/>
    <w:link w:val="afc"/>
    <w:uiPriority w:val="99"/>
    <w:semiHidden/>
    <w:rsid w:val="0057609D"/>
    <w:rPr>
      <w:rFonts w:ascii="Times New Roman" w:hAnsi="Times New Roman"/>
      <w:b/>
      <w:bCs/>
      <w:sz w:val="20"/>
      <w:szCs w:val="20"/>
    </w:rPr>
  </w:style>
  <w:style w:type="character" w:styleId="afe">
    <w:name w:val="Hyperlink"/>
    <w:basedOn w:val="a0"/>
    <w:uiPriority w:val="99"/>
    <w:unhideWhenUsed/>
    <w:rsid w:val="00BA272C"/>
    <w:rPr>
      <w:color w:val="467886" w:themeColor="hyperlink"/>
      <w:u w:val="single"/>
    </w:rPr>
  </w:style>
  <w:style w:type="character" w:customStyle="1" w:styleId="11">
    <w:name w:val="未处理的提及1"/>
    <w:basedOn w:val="a0"/>
    <w:uiPriority w:val="99"/>
    <w:semiHidden/>
    <w:unhideWhenUsed/>
    <w:rsid w:val="00BA272C"/>
    <w:rPr>
      <w:color w:val="605E5C"/>
      <w:shd w:val="clear" w:color="auto" w:fill="E1DFDD"/>
    </w:rPr>
  </w:style>
  <w:style w:type="paragraph" w:styleId="aff">
    <w:name w:val="Balloon Text"/>
    <w:basedOn w:val="a"/>
    <w:link w:val="aff0"/>
    <w:uiPriority w:val="99"/>
    <w:semiHidden/>
    <w:unhideWhenUsed/>
    <w:rsid w:val="00DC533F"/>
    <w:pPr>
      <w:spacing w:after="0" w:line="240" w:lineRule="auto"/>
    </w:pPr>
    <w:rPr>
      <w:sz w:val="18"/>
      <w:szCs w:val="18"/>
    </w:rPr>
  </w:style>
  <w:style w:type="character" w:customStyle="1" w:styleId="aff0">
    <w:name w:val="批注框文本 字符"/>
    <w:basedOn w:val="a0"/>
    <w:link w:val="aff"/>
    <w:uiPriority w:val="99"/>
    <w:semiHidden/>
    <w:rsid w:val="00DC533F"/>
    <w:rPr>
      <w:rFonts w:ascii="Times New Roman" w:hAnsi="Times New Roman"/>
      <w:sz w:val="18"/>
      <w:szCs w:val="18"/>
    </w:rPr>
  </w:style>
  <w:style w:type="paragraph" w:styleId="aff1">
    <w:name w:val="Bibliography"/>
    <w:basedOn w:val="a"/>
    <w:next w:val="a"/>
    <w:uiPriority w:val="37"/>
    <w:unhideWhenUsed/>
    <w:rsid w:val="007D76C5"/>
    <w:pPr>
      <w:tabs>
        <w:tab w:val="left" w:pos="504"/>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36150">
      <w:bodyDiv w:val="1"/>
      <w:marLeft w:val="0"/>
      <w:marRight w:val="0"/>
      <w:marTop w:val="0"/>
      <w:marBottom w:val="0"/>
      <w:divBdr>
        <w:top w:val="none" w:sz="0" w:space="0" w:color="auto"/>
        <w:left w:val="none" w:sz="0" w:space="0" w:color="auto"/>
        <w:bottom w:val="none" w:sz="0" w:space="0" w:color="auto"/>
        <w:right w:val="none" w:sz="0" w:space="0" w:color="auto"/>
      </w:divBdr>
    </w:div>
    <w:div w:id="634339035">
      <w:bodyDiv w:val="1"/>
      <w:marLeft w:val="0"/>
      <w:marRight w:val="0"/>
      <w:marTop w:val="0"/>
      <w:marBottom w:val="0"/>
      <w:divBdr>
        <w:top w:val="none" w:sz="0" w:space="0" w:color="auto"/>
        <w:left w:val="none" w:sz="0" w:space="0" w:color="auto"/>
        <w:bottom w:val="none" w:sz="0" w:space="0" w:color="auto"/>
        <w:right w:val="none" w:sz="0" w:space="0" w:color="auto"/>
      </w:divBdr>
      <w:divsChild>
        <w:div w:id="516312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566997">
      <w:bodyDiv w:val="1"/>
      <w:marLeft w:val="0"/>
      <w:marRight w:val="0"/>
      <w:marTop w:val="0"/>
      <w:marBottom w:val="0"/>
      <w:divBdr>
        <w:top w:val="none" w:sz="0" w:space="0" w:color="auto"/>
        <w:left w:val="none" w:sz="0" w:space="0" w:color="auto"/>
        <w:bottom w:val="none" w:sz="0" w:space="0" w:color="auto"/>
        <w:right w:val="none" w:sz="0" w:space="0" w:color="auto"/>
      </w:divBdr>
    </w:div>
    <w:div w:id="1036464460">
      <w:bodyDiv w:val="1"/>
      <w:marLeft w:val="0"/>
      <w:marRight w:val="0"/>
      <w:marTop w:val="0"/>
      <w:marBottom w:val="0"/>
      <w:divBdr>
        <w:top w:val="none" w:sz="0" w:space="0" w:color="auto"/>
        <w:left w:val="none" w:sz="0" w:space="0" w:color="auto"/>
        <w:bottom w:val="none" w:sz="0" w:space="0" w:color="auto"/>
        <w:right w:val="none" w:sz="0" w:space="0" w:color="auto"/>
      </w:divBdr>
    </w:div>
    <w:div w:id="1489977773">
      <w:bodyDiv w:val="1"/>
      <w:marLeft w:val="0"/>
      <w:marRight w:val="0"/>
      <w:marTop w:val="0"/>
      <w:marBottom w:val="0"/>
      <w:divBdr>
        <w:top w:val="none" w:sz="0" w:space="0" w:color="auto"/>
        <w:left w:val="none" w:sz="0" w:space="0" w:color="auto"/>
        <w:bottom w:val="none" w:sz="0" w:space="0" w:color="auto"/>
        <w:right w:val="none" w:sz="0" w:space="0" w:color="auto"/>
      </w:divBdr>
    </w:div>
    <w:div w:id="1572153911">
      <w:bodyDiv w:val="1"/>
      <w:marLeft w:val="0"/>
      <w:marRight w:val="0"/>
      <w:marTop w:val="0"/>
      <w:marBottom w:val="0"/>
      <w:divBdr>
        <w:top w:val="none" w:sz="0" w:space="0" w:color="auto"/>
        <w:left w:val="none" w:sz="0" w:space="0" w:color="auto"/>
        <w:bottom w:val="none" w:sz="0" w:space="0" w:color="auto"/>
        <w:right w:val="none" w:sz="0" w:space="0" w:color="auto"/>
      </w:divBdr>
      <w:divsChild>
        <w:div w:id="9827337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12208979">
      <w:bodyDiv w:val="1"/>
      <w:marLeft w:val="0"/>
      <w:marRight w:val="0"/>
      <w:marTop w:val="0"/>
      <w:marBottom w:val="0"/>
      <w:divBdr>
        <w:top w:val="none" w:sz="0" w:space="0" w:color="auto"/>
        <w:left w:val="none" w:sz="0" w:space="0" w:color="auto"/>
        <w:bottom w:val="none" w:sz="0" w:space="0" w:color="auto"/>
        <w:right w:val="none" w:sz="0" w:space="0" w:color="auto"/>
      </w:divBdr>
    </w:div>
    <w:div w:id="181595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emf"/><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hyperlink" Target="http://www.nature.com/reprint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139D6-54E6-4DE8-B68E-00623FBA8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21</Pages>
  <Words>8917</Words>
  <Characters>50831</Characters>
  <Application>Microsoft Office Word</Application>
  <DocSecurity>0</DocSecurity>
  <Lines>423</Lines>
  <Paragraphs>119</Paragraphs>
  <ScaleCrop>false</ScaleCrop>
  <Company/>
  <LinksUpToDate>false</LinksUpToDate>
  <CharactersWithSpaces>59629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Yee Lin Phang</dc:creator>
  <cp:keywords/>
  <dc:description/>
  <cp:lastModifiedBy>Hong Xin</cp:lastModifiedBy>
  <cp:revision>31</cp:revision>
  <cp:lastPrinted>2026-04-02T05:32:00Z</cp:lastPrinted>
  <dcterms:created xsi:type="dcterms:W3CDTF">2026-05-11T05:35:00Z</dcterms:created>
  <dcterms:modified xsi:type="dcterms:W3CDTF">2026-05-11T06:52:00Z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zotero-version="8.0.1-beta.4+85bff00a3"&gt;&lt;session id="wjjKMfm0"/&gt;&lt;style id="http://www.zotero.org/styles/science" hasBibliography="1" bibliographyStyleHasBeenSet="1"/&gt;&lt;prefs&gt;&lt;pref name="fieldType" value="Field"/&gt;&lt;/prefs&gt;&lt;/data&gt;</vt:lpwstr>
  </property>
</Properties>
</file>